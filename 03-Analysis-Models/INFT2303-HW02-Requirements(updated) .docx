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FA296" w14:textId="77777777" w:rsidR="00A60CC0" w:rsidRDefault="00000000" w:rsidP="00E1270B">
      <w:pPr>
        <w:pStyle w:val="Title"/>
        <w:ind w:leftChars="0" w:left="0" w:firstLineChars="0" w:firstLine="0"/>
      </w:pPr>
      <w:bookmarkStart w:id="0" w:name="_heading=h.cscu8xsf48az" w:colFirst="0" w:colLast="0"/>
      <w:bookmarkStart w:id="1" w:name="_Toc131271863"/>
      <w:bookmarkEnd w:id="0"/>
      <w:r>
        <w:t>Online Parking Information System</w:t>
      </w:r>
      <w:bookmarkEnd w:id="1"/>
    </w:p>
    <w:p w14:paraId="00ED2651" w14:textId="77777777" w:rsidR="00A60CC0" w:rsidRDefault="00000000">
      <w:pPr>
        <w:ind w:left="0" w:right="3402" w:hanging="2"/>
      </w:pPr>
      <w:bookmarkStart w:id="2" w:name="_Toc131271864"/>
      <w:r>
        <w:t xml:space="preserve">Requirements Determination and Use Case Analysis / System Proposal / Analysis Phase </w:t>
      </w:r>
      <w:r>
        <w:br/>
        <w:t>(Homework No.2)</w:t>
      </w:r>
      <w:bookmarkEnd w:id="2"/>
    </w:p>
    <w:p w14:paraId="24E3B264" w14:textId="77777777" w:rsidR="00A60CC0" w:rsidRDefault="00A60CC0">
      <w:pPr>
        <w:ind w:left="0" w:right="3402" w:hanging="2"/>
      </w:pPr>
    </w:p>
    <w:p w14:paraId="4E3F6C50" w14:textId="77777777" w:rsidR="00A60CC0" w:rsidRDefault="00000000">
      <w:pPr>
        <w:tabs>
          <w:tab w:val="left" w:pos="567"/>
        </w:tabs>
        <w:ind w:left="0" w:right="3402" w:hanging="2"/>
      </w:pPr>
      <w:bookmarkStart w:id="3" w:name="_Toc131271865"/>
      <w:r>
        <w:t>Project team: Team 07</w:t>
      </w:r>
      <w:bookmarkEnd w:id="3"/>
      <w:r>
        <w:t xml:space="preserve"> </w:t>
      </w:r>
    </w:p>
    <w:p w14:paraId="722B1110" w14:textId="77777777" w:rsidR="00A60CC0" w:rsidRDefault="00000000">
      <w:pPr>
        <w:ind w:left="0" w:right="3402" w:hanging="2"/>
      </w:pPr>
      <w:bookmarkStart w:id="4" w:name="_Toc131271866"/>
      <w:r>
        <w:t xml:space="preserve">Instructor: Dr. </w:t>
      </w:r>
      <w:proofErr w:type="spellStart"/>
      <w:r>
        <w:t>Araz</w:t>
      </w:r>
      <w:proofErr w:type="spellEnd"/>
      <w:r>
        <w:t xml:space="preserve"> </w:t>
      </w:r>
      <w:proofErr w:type="spellStart"/>
      <w:r>
        <w:t>Yusubov</w:t>
      </w:r>
      <w:bookmarkEnd w:id="4"/>
      <w:proofErr w:type="spellEnd"/>
    </w:p>
    <w:p w14:paraId="793A8CCB" w14:textId="77777777" w:rsidR="00A60CC0" w:rsidRDefault="00A60CC0">
      <w:pPr>
        <w:ind w:left="0" w:right="3402" w:hanging="2"/>
      </w:pPr>
    </w:p>
    <w:p w14:paraId="56383CDC" w14:textId="0AB3E17F" w:rsidR="00A60CC0" w:rsidRDefault="00000000">
      <w:pPr>
        <w:ind w:left="0" w:right="3402" w:hanging="2"/>
      </w:pPr>
      <w:bookmarkStart w:id="5" w:name="_Toc131271867"/>
      <w:r>
        <w:t xml:space="preserve">Submitted in partial fulfillment of the requirements of the INFT 2303: Systems Analysis and Design course </w:t>
      </w:r>
      <w:r w:rsidR="00E1270B">
        <w:t>project.</w:t>
      </w:r>
      <w:bookmarkEnd w:id="5"/>
    </w:p>
    <w:p w14:paraId="41555339" w14:textId="77777777" w:rsidR="00E1270B" w:rsidRDefault="00E1270B">
      <w:pPr>
        <w:ind w:left="0" w:hanging="2"/>
      </w:pPr>
    </w:p>
    <w:p w14:paraId="531EACE5" w14:textId="77777777" w:rsidR="00E1270B" w:rsidRDefault="00E1270B">
      <w:pPr>
        <w:ind w:left="0" w:hanging="2"/>
      </w:pPr>
    </w:p>
    <w:p w14:paraId="3BAE8C7C" w14:textId="77777777" w:rsidR="00E1270B" w:rsidRDefault="00E1270B">
      <w:pPr>
        <w:ind w:left="0" w:hanging="2"/>
      </w:pPr>
    </w:p>
    <w:p w14:paraId="4DF3D106" w14:textId="77777777" w:rsidR="00E1270B" w:rsidRDefault="00E1270B">
      <w:pPr>
        <w:ind w:left="0" w:hanging="2"/>
      </w:pPr>
    </w:p>
    <w:p w14:paraId="1EBE4530" w14:textId="77777777" w:rsidR="00E1270B" w:rsidRDefault="00E1270B">
      <w:pPr>
        <w:ind w:left="0" w:hanging="2"/>
      </w:pPr>
    </w:p>
    <w:p w14:paraId="7FF25D02" w14:textId="77777777" w:rsidR="00E1270B" w:rsidRDefault="00E1270B">
      <w:pPr>
        <w:ind w:left="0" w:hanging="2"/>
      </w:pPr>
    </w:p>
    <w:p w14:paraId="2E8085CD" w14:textId="77777777" w:rsidR="00E1270B" w:rsidRDefault="00E1270B">
      <w:pPr>
        <w:ind w:left="0" w:hanging="2"/>
      </w:pPr>
    </w:p>
    <w:p w14:paraId="0D039BAB" w14:textId="77777777" w:rsidR="00E1270B" w:rsidRDefault="00E1270B">
      <w:pPr>
        <w:ind w:left="0" w:hanging="2"/>
      </w:pPr>
    </w:p>
    <w:p w14:paraId="2D66879C" w14:textId="77777777" w:rsidR="00E1270B" w:rsidRDefault="00E1270B">
      <w:pPr>
        <w:ind w:left="0" w:hanging="2"/>
      </w:pPr>
    </w:p>
    <w:p w14:paraId="678F2A14" w14:textId="77777777" w:rsidR="00E1270B" w:rsidRDefault="00E1270B">
      <w:pPr>
        <w:ind w:left="0" w:hanging="2"/>
      </w:pPr>
    </w:p>
    <w:p w14:paraId="262CD609" w14:textId="77777777" w:rsidR="00E1270B" w:rsidRDefault="00E1270B">
      <w:pPr>
        <w:ind w:left="0" w:hanging="2"/>
      </w:pPr>
    </w:p>
    <w:p w14:paraId="46A4A05D" w14:textId="77777777" w:rsidR="00E1270B" w:rsidRDefault="00E1270B">
      <w:pPr>
        <w:ind w:left="0" w:hanging="2"/>
      </w:pPr>
    </w:p>
    <w:p w14:paraId="4E6538D1" w14:textId="77777777" w:rsidR="00E1270B" w:rsidRDefault="00E1270B">
      <w:pPr>
        <w:ind w:left="0" w:hanging="2"/>
      </w:pPr>
    </w:p>
    <w:p w14:paraId="16635F28" w14:textId="77777777" w:rsidR="00E1270B" w:rsidRDefault="00E1270B">
      <w:pPr>
        <w:ind w:left="0" w:hanging="2"/>
      </w:pPr>
    </w:p>
    <w:p w14:paraId="0B4989EF" w14:textId="77777777" w:rsidR="00E1270B" w:rsidRDefault="00E1270B">
      <w:pPr>
        <w:ind w:left="0" w:hanging="2"/>
      </w:pPr>
    </w:p>
    <w:p w14:paraId="0E17D64D" w14:textId="77777777" w:rsidR="00E1270B" w:rsidRDefault="00E1270B">
      <w:pPr>
        <w:ind w:left="0" w:hanging="2"/>
      </w:pPr>
    </w:p>
    <w:p w14:paraId="61F3E253" w14:textId="77777777" w:rsidR="00E1270B" w:rsidRDefault="00E1270B">
      <w:pPr>
        <w:ind w:left="0" w:hanging="2"/>
      </w:pPr>
    </w:p>
    <w:p w14:paraId="4A3845CE" w14:textId="77777777" w:rsidR="00E1270B" w:rsidRDefault="00E1270B">
      <w:pPr>
        <w:ind w:left="0" w:hanging="2"/>
      </w:pPr>
    </w:p>
    <w:p w14:paraId="46839A2A" w14:textId="643E6F14" w:rsidR="00A60CC0" w:rsidRDefault="00000000">
      <w:pPr>
        <w:ind w:left="0" w:hanging="2"/>
      </w:pPr>
      <w:r>
        <w:tab/>
      </w:r>
      <w:r>
        <w:tab/>
      </w:r>
      <w:r>
        <w:tab/>
      </w:r>
      <w:r>
        <w:tab/>
      </w:r>
    </w:p>
    <w:p w14:paraId="41BE19B8" w14:textId="77777777" w:rsidR="00A60CC0" w:rsidRDefault="00A60CC0">
      <w:pPr>
        <w:ind w:left="0" w:hanging="2"/>
      </w:pPr>
    </w:p>
    <w:p w14:paraId="34ED873A" w14:textId="77777777" w:rsidR="00A60CC0" w:rsidRDefault="00A60CC0">
      <w:pPr>
        <w:ind w:left="0" w:hanging="2"/>
      </w:pPr>
    </w:p>
    <w:tbl>
      <w:tblPr>
        <w:tblStyle w:val="a"/>
        <w:tblpPr w:leftFromText="180" w:rightFromText="180" w:vertAnchor="text" w:horzAnchor="margin" w:tblpY="75"/>
        <w:tblW w:w="9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68"/>
        <w:gridCol w:w="8187"/>
      </w:tblGrid>
      <w:tr w:rsidR="00E1270B" w14:paraId="2D135294" w14:textId="77777777" w:rsidTr="00E1270B">
        <w:tc>
          <w:tcPr>
            <w:tcW w:w="1668" w:type="dxa"/>
          </w:tcPr>
          <w:p w14:paraId="16A695AE" w14:textId="77777777" w:rsidR="00E1270B" w:rsidRDefault="00E1270B" w:rsidP="00E1270B">
            <w:pPr>
              <w:ind w:left="0" w:hanging="2"/>
              <w:textDirection w:val="lrTb"/>
            </w:pPr>
            <w:bookmarkStart w:id="6" w:name="_Toc131271868"/>
            <w:r>
              <w:lastRenderedPageBreak/>
              <w:t>GitHub repository</w:t>
            </w:r>
            <w:bookmarkEnd w:id="6"/>
          </w:p>
        </w:tc>
        <w:tc>
          <w:tcPr>
            <w:tcW w:w="8187" w:type="dxa"/>
          </w:tcPr>
          <w:p w14:paraId="0FC9000B" w14:textId="77777777" w:rsidR="00E1270B" w:rsidRDefault="00E1270B" w:rsidP="00E1270B">
            <w:pPr>
              <w:ind w:left="0" w:hanging="2"/>
              <w:textDirection w:val="lrTb"/>
            </w:pPr>
            <w:bookmarkStart w:id="7" w:name="_Toc131271869"/>
            <w:r>
              <w:t>https://github.com/ADA-SITE-INFT2303-2023-Spring/sys-dev-project-team-07.git</w:t>
            </w:r>
            <w:bookmarkEnd w:id="7"/>
          </w:p>
        </w:tc>
      </w:tr>
      <w:tr w:rsidR="00E1270B" w14:paraId="10C2B050" w14:textId="77777777" w:rsidTr="00E1270B">
        <w:tc>
          <w:tcPr>
            <w:tcW w:w="1668" w:type="dxa"/>
          </w:tcPr>
          <w:p w14:paraId="5953D487" w14:textId="77777777" w:rsidR="00E1270B" w:rsidRDefault="00E1270B" w:rsidP="00E1270B">
            <w:pPr>
              <w:ind w:left="0" w:hanging="2"/>
              <w:textDirection w:val="lrTb"/>
            </w:pPr>
            <w:bookmarkStart w:id="8" w:name="_Toc131271870"/>
            <w:r>
              <w:t>Version date</w:t>
            </w:r>
            <w:bookmarkEnd w:id="8"/>
          </w:p>
        </w:tc>
        <w:tc>
          <w:tcPr>
            <w:tcW w:w="8187" w:type="dxa"/>
          </w:tcPr>
          <w:p w14:paraId="000D13F1" w14:textId="77777777" w:rsidR="00E1270B" w:rsidRDefault="00E1270B" w:rsidP="00E1270B">
            <w:pPr>
              <w:ind w:left="0" w:hanging="2"/>
              <w:textDirection w:val="lrTb"/>
            </w:pPr>
            <w:bookmarkStart w:id="9" w:name="_Toc131271871"/>
            <w:r>
              <w:t>Version information</w:t>
            </w:r>
            <w:bookmarkEnd w:id="9"/>
          </w:p>
        </w:tc>
      </w:tr>
      <w:tr w:rsidR="00E1270B" w14:paraId="79DCE747" w14:textId="77777777" w:rsidTr="00E1270B">
        <w:tc>
          <w:tcPr>
            <w:tcW w:w="1668" w:type="dxa"/>
          </w:tcPr>
          <w:p w14:paraId="17F2A38A" w14:textId="77777777" w:rsidR="00E1270B" w:rsidRDefault="00E1270B" w:rsidP="00E1270B">
            <w:pPr>
              <w:ind w:left="0" w:hanging="2"/>
              <w:textDirection w:val="lrTb"/>
            </w:pPr>
            <w:bookmarkStart w:id="10" w:name="_Toc131271872"/>
            <w:r>
              <w:t>22.03.23</w:t>
            </w:r>
            <w:bookmarkEnd w:id="10"/>
          </w:p>
        </w:tc>
        <w:tc>
          <w:tcPr>
            <w:tcW w:w="8187" w:type="dxa"/>
          </w:tcPr>
          <w:p w14:paraId="5278A849" w14:textId="77777777" w:rsidR="00E1270B" w:rsidRDefault="00E1270B" w:rsidP="00E1270B">
            <w:pPr>
              <w:ind w:left="0" w:hanging="2"/>
              <w:textDirection w:val="lrTb"/>
            </w:pPr>
            <w:bookmarkStart w:id="11" w:name="_Toc131271873"/>
            <w:r>
              <w:t>Initial draft</w:t>
            </w:r>
            <w:bookmarkEnd w:id="11"/>
          </w:p>
        </w:tc>
      </w:tr>
      <w:tr w:rsidR="00E1270B" w14:paraId="0B16198D" w14:textId="77777777" w:rsidTr="00E1270B">
        <w:tc>
          <w:tcPr>
            <w:tcW w:w="1668" w:type="dxa"/>
          </w:tcPr>
          <w:p w14:paraId="2AA198F6" w14:textId="77777777" w:rsidR="00E1270B" w:rsidRDefault="00E1270B" w:rsidP="00E1270B">
            <w:pPr>
              <w:ind w:left="0" w:hanging="2"/>
              <w:textDirection w:val="lrTb"/>
            </w:pPr>
            <w:bookmarkStart w:id="12" w:name="_Toc131271874"/>
            <w:r>
              <w:t>28.03.23</w:t>
            </w:r>
            <w:bookmarkEnd w:id="12"/>
          </w:p>
        </w:tc>
        <w:tc>
          <w:tcPr>
            <w:tcW w:w="8187" w:type="dxa"/>
          </w:tcPr>
          <w:p w14:paraId="1475ED1C" w14:textId="77777777" w:rsidR="00E1270B" w:rsidRDefault="00E1270B" w:rsidP="00E1270B">
            <w:pPr>
              <w:ind w:left="0" w:hanging="2"/>
              <w:textDirection w:val="lrTb"/>
            </w:pPr>
            <w:bookmarkStart w:id="13" w:name="_Toc131271875"/>
            <w:r>
              <w:t>Final draft</w:t>
            </w:r>
            <w:bookmarkEnd w:id="13"/>
          </w:p>
        </w:tc>
      </w:tr>
    </w:tbl>
    <w:p w14:paraId="70366FDC" w14:textId="77777777" w:rsidR="00A60CC0" w:rsidRDefault="00A60CC0" w:rsidP="00E1270B">
      <w:pPr>
        <w:ind w:leftChars="0" w:left="0" w:firstLineChars="0" w:firstLine="0"/>
      </w:pPr>
    </w:p>
    <w:p w14:paraId="636A573C" w14:textId="77777777" w:rsidR="00A60CC0" w:rsidRDefault="00A60CC0">
      <w:pPr>
        <w:ind w:left="0" w:hanging="2"/>
      </w:pPr>
    </w:p>
    <w:tbl>
      <w:tblPr>
        <w:tblStyle w:val="a0"/>
        <w:tblW w:w="98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60"/>
        <w:gridCol w:w="7095"/>
      </w:tblGrid>
      <w:tr w:rsidR="00A60CC0" w14:paraId="29A669AA" w14:textId="77777777">
        <w:tc>
          <w:tcPr>
            <w:tcW w:w="9855" w:type="dxa"/>
            <w:gridSpan w:val="2"/>
          </w:tcPr>
          <w:p w14:paraId="01A17231" w14:textId="77777777" w:rsidR="00A60CC0" w:rsidRDefault="00000000">
            <w:pPr>
              <w:ind w:left="0" w:hanging="2"/>
            </w:pPr>
            <w:bookmarkStart w:id="14" w:name="_Toc131271876"/>
            <w:r>
              <w:t>Other documents in the package</w:t>
            </w:r>
            <w:bookmarkEnd w:id="14"/>
          </w:p>
        </w:tc>
      </w:tr>
      <w:tr w:rsidR="00A60CC0" w14:paraId="33C81F7B" w14:textId="77777777">
        <w:tc>
          <w:tcPr>
            <w:tcW w:w="2760" w:type="dxa"/>
          </w:tcPr>
          <w:p w14:paraId="2AA1269F" w14:textId="77777777" w:rsidR="00A60CC0" w:rsidRDefault="00000000">
            <w:pPr>
              <w:ind w:left="0" w:hanging="2"/>
            </w:pPr>
            <w:bookmarkStart w:id="15" w:name="_Toc131271879"/>
            <w:r>
              <w:t>Use Case Diagram</w:t>
            </w:r>
            <w:bookmarkEnd w:id="15"/>
          </w:p>
        </w:tc>
        <w:tc>
          <w:tcPr>
            <w:tcW w:w="7095" w:type="dxa"/>
          </w:tcPr>
          <w:p w14:paraId="03537550" w14:textId="518118B1" w:rsidR="00A60CC0" w:rsidRDefault="00000000">
            <w:pPr>
              <w:ind w:left="0" w:hanging="2"/>
            </w:pPr>
            <w:bookmarkStart w:id="16" w:name="_Toc131271880"/>
            <w:r>
              <w:t xml:space="preserve">This document represents the relationship between use cases and the relationship between use </w:t>
            </w:r>
            <w:r w:rsidR="00CB3D62">
              <w:t>case</w:t>
            </w:r>
            <w:r>
              <w:t xml:space="preserve"> and actors.</w:t>
            </w:r>
            <w:bookmarkEnd w:id="16"/>
          </w:p>
        </w:tc>
      </w:tr>
      <w:tr w:rsidR="00A60CC0" w14:paraId="7522FAB9" w14:textId="77777777">
        <w:tc>
          <w:tcPr>
            <w:tcW w:w="2760" w:type="dxa"/>
            <w:tcBorders>
              <w:top w:val="single" w:sz="4" w:space="0" w:color="000000"/>
              <w:left w:val="single" w:sz="4" w:space="0" w:color="000000"/>
              <w:bottom w:val="single" w:sz="4" w:space="0" w:color="000000"/>
              <w:right w:val="single" w:sz="4" w:space="0" w:color="000000"/>
            </w:tcBorders>
          </w:tcPr>
          <w:p w14:paraId="1F6C8BFA" w14:textId="4F5B88C6" w:rsidR="00A60CC0" w:rsidRDefault="00000000">
            <w:pPr>
              <w:ind w:left="0" w:hanging="2"/>
            </w:pPr>
            <w:bookmarkStart w:id="17" w:name="_Toc131271881"/>
            <w:r>
              <w:t>Homework 1B (</w:t>
            </w:r>
            <w:r w:rsidR="00DC7BFB">
              <w:t>Updated</w:t>
            </w:r>
            <w:r>
              <w:t>)</w:t>
            </w:r>
            <w:bookmarkEnd w:id="17"/>
          </w:p>
        </w:tc>
        <w:tc>
          <w:tcPr>
            <w:tcW w:w="7095" w:type="dxa"/>
            <w:tcBorders>
              <w:top w:val="single" w:sz="4" w:space="0" w:color="000000"/>
              <w:left w:val="single" w:sz="4" w:space="0" w:color="000000"/>
              <w:bottom w:val="single" w:sz="4" w:space="0" w:color="000000"/>
              <w:right w:val="single" w:sz="4" w:space="0" w:color="000000"/>
            </w:tcBorders>
          </w:tcPr>
          <w:p w14:paraId="2242BB95" w14:textId="7CAB6362" w:rsidR="00A60CC0" w:rsidRDefault="00000000">
            <w:pPr>
              <w:ind w:left="0" w:hanging="2"/>
            </w:pPr>
            <w:bookmarkStart w:id="18" w:name="_Toc131271882"/>
            <w:r>
              <w:t>Upda</w:t>
            </w:r>
            <w:r w:rsidR="0053652B">
              <w:t>ted version of</w:t>
            </w:r>
            <w:r>
              <w:t xml:space="preserve"> </w:t>
            </w:r>
            <w:r w:rsidR="0053652B">
              <w:t>H</w:t>
            </w:r>
            <w:r>
              <w:t>omework 1B as Bonus 1</w:t>
            </w:r>
            <w:bookmarkEnd w:id="18"/>
          </w:p>
        </w:tc>
      </w:tr>
    </w:tbl>
    <w:p w14:paraId="59F982DE" w14:textId="77777777" w:rsidR="00A60CC0" w:rsidRDefault="00A60CC0">
      <w:pPr>
        <w:ind w:left="0" w:hanging="2"/>
      </w:pPr>
    </w:p>
    <w:p w14:paraId="4E373DE8" w14:textId="77777777" w:rsidR="00E1270B" w:rsidRDefault="00E1270B">
      <w:pPr>
        <w:ind w:left="0" w:hanging="2"/>
      </w:pPr>
    </w:p>
    <w:tbl>
      <w:tblPr>
        <w:tblStyle w:val="a1"/>
        <w:tblW w:w="98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02"/>
        <w:gridCol w:w="5527"/>
        <w:gridCol w:w="1526"/>
      </w:tblGrid>
      <w:tr w:rsidR="00A60CC0" w14:paraId="0572C690" w14:textId="77777777">
        <w:tc>
          <w:tcPr>
            <w:tcW w:w="2802" w:type="dxa"/>
          </w:tcPr>
          <w:p w14:paraId="541E5BA2" w14:textId="77777777" w:rsidR="00A60CC0" w:rsidRDefault="00000000">
            <w:pPr>
              <w:ind w:left="0" w:hanging="2"/>
            </w:pPr>
            <w:bookmarkStart w:id="19" w:name="_Toc131271883"/>
            <w:r>
              <w:t>Team member</w:t>
            </w:r>
            <w:bookmarkEnd w:id="19"/>
          </w:p>
        </w:tc>
        <w:tc>
          <w:tcPr>
            <w:tcW w:w="5527" w:type="dxa"/>
          </w:tcPr>
          <w:p w14:paraId="2BAE3FA7" w14:textId="77777777" w:rsidR="00A60CC0" w:rsidRDefault="00000000">
            <w:pPr>
              <w:ind w:left="0" w:hanging="2"/>
            </w:pPr>
            <w:bookmarkStart w:id="20" w:name="_Toc131271884"/>
            <w:r>
              <w:t>Contribution to this homework (NOT the project)</w:t>
            </w:r>
            <w:bookmarkEnd w:id="20"/>
          </w:p>
        </w:tc>
        <w:tc>
          <w:tcPr>
            <w:tcW w:w="1526" w:type="dxa"/>
          </w:tcPr>
          <w:p w14:paraId="56CCAF6D" w14:textId="77777777" w:rsidR="00A60CC0" w:rsidRDefault="00000000">
            <w:pPr>
              <w:ind w:left="0" w:hanging="2"/>
            </w:pPr>
            <w:bookmarkStart w:id="21" w:name="_Toc131271885"/>
            <w:r>
              <w:t>Estimated %</w:t>
            </w:r>
            <w:bookmarkEnd w:id="21"/>
          </w:p>
        </w:tc>
      </w:tr>
      <w:tr w:rsidR="00A60CC0" w14:paraId="31CE616E" w14:textId="77777777">
        <w:tc>
          <w:tcPr>
            <w:tcW w:w="2802" w:type="dxa"/>
          </w:tcPr>
          <w:p w14:paraId="1F382D40" w14:textId="77777777" w:rsidR="00A60CC0" w:rsidRDefault="00000000">
            <w:pPr>
              <w:ind w:left="0" w:hanging="2"/>
            </w:pPr>
            <w:bookmarkStart w:id="22" w:name="_Toc131271886"/>
            <w:r>
              <w:t>Lala Mahmudova</w:t>
            </w:r>
            <w:bookmarkEnd w:id="22"/>
          </w:p>
        </w:tc>
        <w:tc>
          <w:tcPr>
            <w:tcW w:w="5527" w:type="dxa"/>
          </w:tcPr>
          <w:p w14:paraId="492CA6CC" w14:textId="58BC4E46" w:rsidR="00A60CC0" w:rsidRDefault="00000000">
            <w:pPr>
              <w:ind w:left="0" w:hanging="2"/>
            </w:pPr>
            <w:bookmarkStart w:id="23" w:name="_Toc131271887"/>
            <w:r>
              <w:t>Definitions, External Actors, UC-03, UC-05, UC-06</w:t>
            </w:r>
            <w:bookmarkEnd w:id="23"/>
            <w:r w:rsidR="00CC0985">
              <w:t>, References</w:t>
            </w:r>
          </w:p>
        </w:tc>
        <w:tc>
          <w:tcPr>
            <w:tcW w:w="1526" w:type="dxa"/>
          </w:tcPr>
          <w:p w14:paraId="5107C2F0" w14:textId="77777777" w:rsidR="00A60CC0" w:rsidRDefault="00000000">
            <w:pPr>
              <w:ind w:left="0" w:hanging="2"/>
            </w:pPr>
            <w:bookmarkStart w:id="24" w:name="_Toc131271888"/>
            <w:r>
              <w:t>20%</w:t>
            </w:r>
            <w:bookmarkEnd w:id="24"/>
          </w:p>
        </w:tc>
      </w:tr>
      <w:tr w:rsidR="00A60CC0" w14:paraId="142AEBBF" w14:textId="77777777">
        <w:tc>
          <w:tcPr>
            <w:tcW w:w="2802" w:type="dxa"/>
          </w:tcPr>
          <w:p w14:paraId="557C968C" w14:textId="77777777" w:rsidR="00A60CC0" w:rsidRDefault="00000000">
            <w:pPr>
              <w:ind w:left="0" w:hanging="2"/>
            </w:pPr>
            <w:bookmarkStart w:id="25" w:name="_Toc131271889"/>
            <w:r>
              <w:t>Emil Hajiyev</w:t>
            </w:r>
            <w:bookmarkEnd w:id="25"/>
          </w:p>
        </w:tc>
        <w:tc>
          <w:tcPr>
            <w:tcW w:w="5527" w:type="dxa"/>
          </w:tcPr>
          <w:p w14:paraId="27A84DAE" w14:textId="77777777" w:rsidR="00A60CC0" w:rsidRDefault="00000000">
            <w:pPr>
              <w:ind w:left="0" w:hanging="2"/>
            </w:pPr>
            <w:bookmarkStart w:id="26" w:name="_Toc131271890"/>
            <w:r>
              <w:t>Use Case Diagram, UC-01, UC-02, UC-04, Bonus 1, Functional Requirements</w:t>
            </w:r>
            <w:bookmarkEnd w:id="26"/>
          </w:p>
        </w:tc>
        <w:tc>
          <w:tcPr>
            <w:tcW w:w="1526" w:type="dxa"/>
          </w:tcPr>
          <w:p w14:paraId="7EB8D75C" w14:textId="77777777" w:rsidR="00A60CC0" w:rsidRDefault="00000000">
            <w:pPr>
              <w:ind w:left="0" w:hanging="2"/>
            </w:pPr>
            <w:bookmarkStart w:id="27" w:name="_Toc131271891"/>
            <w:r>
              <w:t>25%</w:t>
            </w:r>
            <w:bookmarkEnd w:id="27"/>
          </w:p>
        </w:tc>
      </w:tr>
      <w:tr w:rsidR="00A60CC0" w14:paraId="399DE1DC" w14:textId="77777777">
        <w:tc>
          <w:tcPr>
            <w:tcW w:w="2802" w:type="dxa"/>
          </w:tcPr>
          <w:p w14:paraId="4DA2B3A9" w14:textId="77777777" w:rsidR="00A60CC0" w:rsidRDefault="00000000">
            <w:pPr>
              <w:ind w:left="0" w:hanging="2"/>
            </w:pPr>
            <w:bookmarkStart w:id="28" w:name="_Toc131271892"/>
            <w:r>
              <w:t>Faraz Bagher Nezhad</w:t>
            </w:r>
            <w:bookmarkEnd w:id="28"/>
          </w:p>
        </w:tc>
        <w:tc>
          <w:tcPr>
            <w:tcW w:w="5527" w:type="dxa"/>
          </w:tcPr>
          <w:p w14:paraId="75D339DA" w14:textId="77777777" w:rsidR="00A60CC0" w:rsidRDefault="00000000">
            <w:pPr>
              <w:ind w:left="0" w:hanging="2"/>
            </w:pPr>
            <w:bookmarkStart w:id="29" w:name="_Toc131271893"/>
            <w:r>
              <w:t>User Story Descriptions, UC-07, UC-08,UC-10, Bonus 1</w:t>
            </w:r>
            <w:bookmarkEnd w:id="29"/>
          </w:p>
        </w:tc>
        <w:tc>
          <w:tcPr>
            <w:tcW w:w="1526" w:type="dxa"/>
          </w:tcPr>
          <w:p w14:paraId="435F49C5" w14:textId="77777777" w:rsidR="00A60CC0" w:rsidRDefault="00000000">
            <w:pPr>
              <w:ind w:left="0" w:hanging="2"/>
            </w:pPr>
            <w:bookmarkStart w:id="30" w:name="_Toc131271894"/>
            <w:r>
              <w:t>20%</w:t>
            </w:r>
            <w:bookmarkEnd w:id="30"/>
          </w:p>
        </w:tc>
      </w:tr>
      <w:tr w:rsidR="00A60CC0" w14:paraId="50C7E501" w14:textId="77777777">
        <w:tc>
          <w:tcPr>
            <w:tcW w:w="2802" w:type="dxa"/>
          </w:tcPr>
          <w:p w14:paraId="78EE7FD9" w14:textId="77777777" w:rsidR="00A60CC0" w:rsidRDefault="00000000">
            <w:pPr>
              <w:ind w:left="0" w:hanging="2"/>
            </w:pPr>
            <w:bookmarkStart w:id="31" w:name="_Toc131271895"/>
            <w:r>
              <w:t>Orkhan Ismayilov</w:t>
            </w:r>
            <w:bookmarkEnd w:id="31"/>
          </w:p>
        </w:tc>
        <w:tc>
          <w:tcPr>
            <w:tcW w:w="5527" w:type="dxa"/>
          </w:tcPr>
          <w:p w14:paraId="70AB9A3F" w14:textId="77777777" w:rsidR="00A60CC0" w:rsidRDefault="00000000">
            <w:pPr>
              <w:ind w:left="0" w:hanging="2"/>
            </w:pPr>
            <w:bookmarkStart w:id="32" w:name="_Toc131271896"/>
            <w:r>
              <w:t>Functional and Nonfunctional Requirements, Design Constraints, UC-09</w:t>
            </w:r>
            <w:bookmarkEnd w:id="32"/>
          </w:p>
        </w:tc>
        <w:tc>
          <w:tcPr>
            <w:tcW w:w="1526" w:type="dxa"/>
          </w:tcPr>
          <w:p w14:paraId="02494AD1" w14:textId="77777777" w:rsidR="00A60CC0" w:rsidRDefault="00000000">
            <w:pPr>
              <w:ind w:left="0" w:hanging="2"/>
            </w:pPr>
            <w:bookmarkStart w:id="33" w:name="_Toc131271897"/>
            <w:r>
              <w:t>20%</w:t>
            </w:r>
            <w:bookmarkEnd w:id="33"/>
          </w:p>
        </w:tc>
      </w:tr>
      <w:tr w:rsidR="00A60CC0" w14:paraId="3458BB6A" w14:textId="77777777">
        <w:tc>
          <w:tcPr>
            <w:tcW w:w="2802" w:type="dxa"/>
            <w:tcBorders>
              <w:top w:val="single" w:sz="4" w:space="0" w:color="000000"/>
              <w:left w:val="single" w:sz="4" w:space="0" w:color="000000"/>
              <w:bottom w:val="single" w:sz="4" w:space="0" w:color="000000"/>
              <w:right w:val="single" w:sz="4" w:space="0" w:color="000000"/>
            </w:tcBorders>
          </w:tcPr>
          <w:p w14:paraId="1FA9303C" w14:textId="77777777" w:rsidR="00A60CC0" w:rsidRDefault="00000000">
            <w:pPr>
              <w:ind w:left="0" w:hanging="2"/>
            </w:pPr>
            <w:bookmarkStart w:id="34" w:name="_Toc131271898"/>
            <w:r>
              <w:t>Jamaladdin Talishinskiy</w:t>
            </w:r>
            <w:bookmarkEnd w:id="34"/>
          </w:p>
        </w:tc>
        <w:tc>
          <w:tcPr>
            <w:tcW w:w="5527" w:type="dxa"/>
            <w:tcBorders>
              <w:top w:val="single" w:sz="4" w:space="0" w:color="000000"/>
              <w:left w:val="single" w:sz="4" w:space="0" w:color="000000"/>
              <w:bottom w:val="single" w:sz="4" w:space="0" w:color="000000"/>
              <w:right w:val="single" w:sz="4" w:space="0" w:color="000000"/>
            </w:tcBorders>
          </w:tcPr>
          <w:p w14:paraId="38AC223F" w14:textId="77777777" w:rsidR="00A60CC0" w:rsidRDefault="00000000">
            <w:pPr>
              <w:ind w:left="0" w:hanging="2"/>
            </w:pPr>
            <w:bookmarkStart w:id="35" w:name="_Toc131271899"/>
            <w:r>
              <w:t>Introduction, UC-11</w:t>
            </w:r>
            <w:bookmarkEnd w:id="35"/>
          </w:p>
        </w:tc>
        <w:tc>
          <w:tcPr>
            <w:tcW w:w="1526" w:type="dxa"/>
            <w:tcBorders>
              <w:top w:val="single" w:sz="4" w:space="0" w:color="000000"/>
              <w:left w:val="single" w:sz="4" w:space="0" w:color="000000"/>
              <w:bottom w:val="single" w:sz="4" w:space="0" w:color="000000"/>
              <w:right w:val="single" w:sz="4" w:space="0" w:color="000000"/>
            </w:tcBorders>
          </w:tcPr>
          <w:p w14:paraId="3EAAAA6C" w14:textId="77777777" w:rsidR="00A60CC0" w:rsidRDefault="00000000">
            <w:pPr>
              <w:ind w:left="0" w:hanging="2"/>
            </w:pPr>
            <w:bookmarkStart w:id="36" w:name="_Toc131271900"/>
            <w:r>
              <w:t>15%</w:t>
            </w:r>
            <w:bookmarkEnd w:id="36"/>
          </w:p>
        </w:tc>
      </w:tr>
    </w:tbl>
    <w:p w14:paraId="4B1AA49A" w14:textId="77777777" w:rsidR="00A60CC0" w:rsidRDefault="00A60CC0">
      <w:pPr>
        <w:ind w:left="0" w:hanging="2"/>
        <w:sectPr w:rsidR="00A60CC0" w:rsidSect="00E1270B">
          <w:headerReference w:type="even" r:id="rId9"/>
          <w:headerReference w:type="default" r:id="rId10"/>
          <w:footerReference w:type="even" r:id="rId11"/>
          <w:footerReference w:type="default" r:id="rId12"/>
          <w:headerReference w:type="first" r:id="rId13"/>
          <w:footerReference w:type="first" r:id="rId14"/>
          <w:pgSz w:w="11907" w:h="16839"/>
          <w:pgMar w:top="5671" w:right="1134" w:bottom="851" w:left="1134" w:header="680" w:footer="720" w:gutter="0"/>
          <w:pgNumType w:start="1"/>
          <w:cols w:space="720"/>
          <w:docGrid w:linePitch="326"/>
        </w:sectPr>
      </w:pPr>
    </w:p>
    <w:sdt>
      <w:sdtPr>
        <w:rPr>
          <w:rFonts w:ascii="Cambria" w:eastAsia="Cambria" w:hAnsi="Cambria" w:cs="Cambria"/>
          <w:color w:val="auto"/>
          <w:position w:val="-1"/>
          <w:sz w:val="24"/>
          <w:szCs w:val="24"/>
        </w:rPr>
        <w:id w:val="-235703201"/>
        <w:docPartObj>
          <w:docPartGallery w:val="Table of Contents"/>
          <w:docPartUnique/>
        </w:docPartObj>
      </w:sdtPr>
      <w:sdtEndPr>
        <w:rPr>
          <w:b/>
          <w:bCs/>
          <w:noProof/>
        </w:rPr>
      </w:sdtEndPr>
      <w:sdtContent>
        <w:p w14:paraId="69EF024F" w14:textId="4E5A8A9A" w:rsidR="00322D05" w:rsidRDefault="00322D05">
          <w:pPr>
            <w:pStyle w:val="TOCHeading"/>
            <w:ind w:hanging="2"/>
          </w:pPr>
          <w:r>
            <w:t>Table of Contents</w:t>
          </w:r>
        </w:p>
        <w:p w14:paraId="1CA070BA" w14:textId="051ED0DC" w:rsidR="00322D05" w:rsidRDefault="00322D05" w:rsidP="00156C76">
          <w:pPr>
            <w:pStyle w:val="TOC1"/>
            <w:tabs>
              <w:tab w:val="right" w:leader="dot" w:pos="9629"/>
            </w:tabs>
            <w:ind w:leftChars="0" w:firstLineChars="0" w:firstLine="0"/>
            <w:rPr>
              <w:rFonts w:eastAsiaTheme="minorEastAsia" w:cstheme="minorBidi"/>
              <w:noProof/>
              <w:position w:val="0"/>
              <w:lang w:val="en-AZ"/>
            </w:rPr>
          </w:pPr>
          <w:r>
            <w:rPr>
              <w:b w:val="0"/>
              <w:bCs w:val="0"/>
            </w:rPr>
            <w:fldChar w:fldCharType="begin"/>
          </w:r>
          <w:r>
            <w:instrText xml:space="preserve"> TOC \o "1-3" \h \z \u </w:instrText>
          </w:r>
          <w:r>
            <w:rPr>
              <w:b w:val="0"/>
              <w:bCs w:val="0"/>
            </w:rPr>
            <w:fldChar w:fldCharType="separate"/>
          </w:r>
          <w:hyperlink w:anchor="_Toc131271863" w:history="1"/>
        </w:p>
        <w:p w14:paraId="5029EDF7" w14:textId="2E55FA06" w:rsidR="00322D05" w:rsidRDefault="00000000">
          <w:pPr>
            <w:pStyle w:val="TOC1"/>
            <w:tabs>
              <w:tab w:val="left" w:pos="480"/>
              <w:tab w:val="right" w:leader="dot" w:pos="9629"/>
            </w:tabs>
            <w:ind w:hanging="2"/>
            <w:rPr>
              <w:rFonts w:eastAsiaTheme="minorEastAsia" w:cstheme="minorBidi"/>
              <w:noProof/>
              <w:position w:val="0"/>
              <w:lang w:val="en-AZ"/>
            </w:rPr>
          </w:pPr>
          <w:hyperlink w:anchor="_Toc131271901" w:history="1">
            <w:r w:rsidR="00322D05" w:rsidRPr="00436AC4">
              <w:rPr>
                <w:rStyle w:val="Hyperlink"/>
                <w:noProof/>
              </w:rPr>
              <w:t>1.</w:t>
            </w:r>
            <w:r w:rsidR="00322D05">
              <w:rPr>
                <w:rFonts w:eastAsiaTheme="minorEastAsia" w:cstheme="minorBidi"/>
                <w:noProof/>
                <w:position w:val="0"/>
                <w:lang w:val="en-AZ"/>
              </w:rPr>
              <w:tab/>
            </w:r>
            <w:r w:rsidR="00322D05" w:rsidRPr="00436AC4">
              <w:rPr>
                <w:rStyle w:val="Hyperlink"/>
                <w:noProof/>
              </w:rPr>
              <w:t>Introduction</w:t>
            </w:r>
            <w:r w:rsidR="00322D05">
              <w:rPr>
                <w:noProof/>
                <w:webHidden/>
              </w:rPr>
              <w:tab/>
            </w:r>
            <w:r w:rsidR="00322D05">
              <w:rPr>
                <w:noProof/>
                <w:webHidden/>
              </w:rPr>
              <w:fldChar w:fldCharType="begin"/>
            </w:r>
            <w:r w:rsidR="00322D05">
              <w:rPr>
                <w:noProof/>
                <w:webHidden/>
              </w:rPr>
              <w:instrText xml:space="preserve"> PAGEREF _Toc131271901 \h </w:instrText>
            </w:r>
            <w:r w:rsidR="00322D05">
              <w:rPr>
                <w:noProof/>
                <w:webHidden/>
              </w:rPr>
            </w:r>
            <w:r w:rsidR="00322D05">
              <w:rPr>
                <w:noProof/>
                <w:webHidden/>
              </w:rPr>
              <w:fldChar w:fldCharType="separate"/>
            </w:r>
            <w:r w:rsidR="00322D05">
              <w:rPr>
                <w:noProof/>
                <w:webHidden/>
              </w:rPr>
              <w:t>3</w:t>
            </w:r>
            <w:r w:rsidR="00322D05">
              <w:rPr>
                <w:noProof/>
                <w:webHidden/>
              </w:rPr>
              <w:fldChar w:fldCharType="end"/>
            </w:r>
          </w:hyperlink>
        </w:p>
        <w:p w14:paraId="5A999C69" w14:textId="03CF8BC7" w:rsidR="00322D05" w:rsidRDefault="00000000">
          <w:pPr>
            <w:pStyle w:val="TOC2"/>
            <w:tabs>
              <w:tab w:val="right" w:leader="dot" w:pos="9629"/>
            </w:tabs>
            <w:ind w:left="0" w:hanging="2"/>
            <w:rPr>
              <w:rFonts w:eastAsiaTheme="minorEastAsia" w:cstheme="minorBidi"/>
              <w:noProof/>
              <w:position w:val="0"/>
              <w:lang w:val="en-AZ"/>
            </w:rPr>
          </w:pPr>
          <w:hyperlink w:anchor="_Toc131271907" w:history="1">
            <w:r w:rsidR="00322D05" w:rsidRPr="00436AC4">
              <w:rPr>
                <w:rStyle w:val="Hyperlink"/>
                <w:noProof/>
              </w:rPr>
              <w:t>Definitions</w:t>
            </w:r>
            <w:r w:rsidR="00322D05">
              <w:rPr>
                <w:noProof/>
                <w:webHidden/>
              </w:rPr>
              <w:tab/>
            </w:r>
            <w:r w:rsidR="00322D05">
              <w:rPr>
                <w:noProof/>
                <w:webHidden/>
              </w:rPr>
              <w:fldChar w:fldCharType="begin"/>
            </w:r>
            <w:r w:rsidR="00322D05">
              <w:rPr>
                <w:noProof/>
                <w:webHidden/>
              </w:rPr>
              <w:instrText xml:space="preserve"> PAGEREF _Toc131271907 \h </w:instrText>
            </w:r>
            <w:r w:rsidR="00322D05">
              <w:rPr>
                <w:noProof/>
                <w:webHidden/>
              </w:rPr>
            </w:r>
            <w:r w:rsidR="00322D05">
              <w:rPr>
                <w:noProof/>
                <w:webHidden/>
              </w:rPr>
              <w:fldChar w:fldCharType="separate"/>
            </w:r>
            <w:r w:rsidR="00322D05">
              <w:rPr>
                <w:noProof/>
                <w:webHidden/>
              </w:rPr>
              <w:t>4</w:t>
            </w:r>
            <w:r w:rsidR="00322D05">
              <w:rPr>
                <w:noProof/>
                <w:webHidden/>
              </w:rPr>
              <w:fldChar w:fldCharType="end"/>
            </w:r>
          </w:hyperlink>
        </w:p>
        <w:p w14:paraId="30815E78" w14:textId="748A9FBB" w:rsidR="00322D05" w:rsidRDefault="00000000">
          <w:pPr>
            <w:pStyle w:val="TOC1"/>
            <w:tabs>
              <w:tab w:val="left" w:pos="480"/>
              <w:tab w:val="right" w:leader="dot" w:pos="9629"/>
            </w:tabs>
            <w:ind w:hanging="2"/>
            <w:rPr>
              <w:rFonts w:eastAsiaTheme="minorEastAsia" w:cstheme="minorBidi"/>
              <w:noProof/>
              <w:position w:val="0"/>
              <w:lang w:val="en-AZ"/>
            </w:rPr>
          </w:pPr>
          <w:hyperlink w:anchor="_Toc131271928" w:history="1">
            <w:r w:rsidR="00322D05" w:rsidRPr="00436AC4">
              <w:rPr>
                <w:rStyle w:val="Hyperlink"/>
                <w:noProof/>
              </w:rPr>
              <w:t>Requirements Definition</w:t>
            </w:r>
            <w:r w:rsidR="00322D05">
              <w:rPr>
                <w:noProof/>
                <w:webHidden/>
              </w:rPr>
              <w:tab/>
            </w:r>
            <w:r w:rsidR="00322D05">
              <w:rPr>
                <w:noProof/>
                <w:webHidden/>
              </w:rPr>
              <w:fldChar w:fldCharType="begin"/>
            </w:r>
            <w:r w:rsidR="00322D05">
              <w:rPr>
                <w:noProof/>
                <w:webHidden/>
              </w:rPr>
              <w:instrText xml:space="preserve"> PAGEREF _Toc131271928 \h </w:instrText>
            </w:r>
            <w:r w:rsidR="00322D05">
              <w:rPr>
                <w:noProof/>
                <w:webHidden/>
              </w:rPr>
            </w:r>
            <w:r w:rsidR="00322D05">
              <w:rPr>
                <w:noProof/>
                <w:webHidden/>
              </w:rPr>
              <w:fldChar w:fldCharType="separate"/>
            </w:r>
            <w:r w:rsidR="00322D05">
              <w:rPr>
                <w:noProof/>
                <w:webHidden/>
              </w:rPr>
              <w:t>4</w:t>
            </w:r>
            <w:r w:rsidR="00322D05">
              <w:rPr>
                <w:noProof/>
                <w:webHidden/>
              </w:rPr>
              <w:fldChar w:fldCharType="end"/>
            </w:r>
          </w:hyperlink>
        </w:p>
        <w:p w14:paraId="08CFFCC6" w14:textId="4B54FA98" w:rsidR="00322D05" w:rsidRDefault="00000000">
          <w:pPr>
            <w:pStyle w:val="TOC1"/>
            <w:tabs>
              <w:tab w:val="left" w:pos="480"/>
              <w:tab w:val="right" w:leader="dot" w:pos="9629"/>
            </w:tabs>
            <w:ind w:hanging="2"/>
            <w:rPr>
              <w:rFonts w:eastAsiaTheme="minorEastAsia" w:cstheme="minorBidi"/>
              <w:noProof/>
              <w:position w:val="0"/>
              <w:lang w:val="en-AZ"/>
            </w:rPr>
          </w:pPr>
          <w:hyperlink w:anchor="_Toc131271999" w:history="1">
            <w:r w:rsidR="00322D05" w:rsidRPr="00436AC4">
              <w:rPr>
                <w:rStyle w:val="Hyperlink"/>
                <w:noProof/>
              </w:rPr>
              <w:t>2.</w:t>
            </w:r>
            <w:r w:rsidR="00322D05">
              <w:rPr>
                <w:rFonts w:eastAsiaTheme="minorEastAsia" w:cstheme="minorBidi"/>
                <w:noProof/>
                <w:position w:val="0"/>
                <w:lang w:val="en-AZ"/>
              </w:rPr>
              <w:tab/>
            </w:r>
            <w:r w:rsidR="00322D05" w:rsidRPr="00436AC4">
              <w:rPr>
                <w:rStyle w:val="Hyperlink"/>
                <w:noProof/>
              </w:rPr>
              <w:t>Use Case Analysis</w:t>
            </w:r>
            <w:r w:rsidR="00322D05">
              <w:rPr>
                <w:noProof/>
                <w:webHidden/>
              </w:rPr>
              <w:tab/>
            </w:r>
            <w:r w:rsidR="00322D05">
              <w:rPr>
                <w:noProof/>
                <w:webHidden/>
              </w:rPr>
              <w:fldChar w:fldCharType="begin"/>
            </w:r>
            <w:r w:rsidR="00322D05">
              <w:rPr>
                <w:noProof/>
                <w:webHidden/>
              </w:rPr>
              <w:instrText xml:space="preserve"> PAGEREF _Toc131271999 \h </w:instrText>
            </w:r>
            <w:r w:rsidR="00322D05">
              <w:rPr>
                <w:noProof/>
                <w:webHidden/>
              </w:rPr>
            </w:r>
            <w:r w:rsidR="00322D05">
              <w:rPr>
                <w:noProof/>
                <w:webHidden/>
              </w:rPr>
              <w:fldChar w:fldCharType="separate"/>
            </w:r>
            <w:r w:rsidR="00322D05">
              <w:rPr>
                <w:noProof/>
                <w:webHidden/>
              </w:rPr>
              <w:t>8</w:t>
            </w:r>
            <w:r w:rsidR="00322D05">
              <w:rPr>
                <w:noProof/>
                <w:webHidden/>
              </w:rPr>
              <w:fldChar w:fldCharType="end"/>
            </w:r>
          </w:hyperlink>
        </w:p>
        <w:p w14:paraId="2E20F286" w14:textId="2692FFF7" w:rsidR="00322D05" w:rsidRDefault="00000000">
          <w:pPr>
            <w:pStyle w:val="TOC2"/>
            <w:tabs>
              <w:tab w:val="right" w:leader="dot" w:pos="9629"/>
            </w:tabs>
            <w:ind w:left="0" w:hanging="2"/>
            <w:rPr>
              <w:rFonts w:eastAsiaTheme="minorEastAsia" w:cstheme="minorBidi"/>
              <w:noProof/>
              <w:position w:val="0"/>
              <w:lang w:val="en-AZ"/>
            </w:rPr>
          </w:pPr>
          <w:hyperlink w:anchor="_Toc131272000" w:history="1">
            <w:r w:rsidR="00322D05" w:rsidRPr="00436AC4">
              <w:rPr>
                <w:rStyle w:val="Hyperlink"/>
                <w:noProof/>
              </w:rPr>
              <w:t>External Actor Descriptions</w:t>
            </w:r>
            <w:r w:rsidR="00322D05">
              <w:rPr>
                <w:noProof/>
                <w:webHidden/>
              </w:rPr>
              <w:tab/>
            </w:r>
            <w:r w:rsidR="00322D05">
              <w:rPr>
                <w:noProof/>
                <w:webHidden/>
              </w:rPr>
              <w:fldChar w:fldCharType="begin"/>
            </w:r>
            <w:r w:rsidR="00322D05">
              <w:rPr>
                <w:noProof/>
                <w:webHidden/>
              </w:rPr>
              <w:instrText xml:space="preserve"> PAGEREF _Toc131272000 \h </w:instrText>
            </w:r>
            <w:r w:rsidR="00322D05">
              <w:rPr>
                <w:noProof/>
                <w:webHidden/>
              </w:rPr>
            </w:r>
            <w:r w:rsidR="00322D05">
              <w:rPr>
                <w:noProof/>
                <w:webHidden/>
              </w:rPr>
              <w:fldChar w:fldCharType="separate"/>
            </w:r>
            <w:r w:rsidR="00322D05">
              <w:rPr>
                <w:noProof/>
                <w:webHidden/>
              </w:rPr>
              <w:t>8</w:t>
            </w:r>
            <w:r w:rsidR="00322D05">
              <w:rPr>
                <w:noProof/>
                <w:webHidden/>
              </w:rPr>
              <w:fldChar w:fldCharType="end"/>
            </w:r>
          </w:hyperlink>
        </w:p>
        <w:p w14:paraId="381521BD" w14:textId="23838568" w:rsidR="00322D05" w:rsidRDefault="00000000">
          <w:pPr>
            <w:pStyle w:val="TOC2"/>
            <w:tabs>
              <w:tab w:val="right" w:leader="dot" w:pos="9629"/>
            </w:tabs>
            <w:ind w:left="0" w:hanging="2"/>
            <w:rPr>
              <w:rFonts w:eastAsiaTheme="minorEastAsia" w:cstheme="minorBidi"/>
              <w:noProof/>
              <w:position w:val="0"/>
              <w:lang w:val="en-AZ"/>
            </w:rPr>
          </w:pPr>
          <w:hyperlink w:anchor="_Toc131272013" w:history="1">
            <w:r w:rsidR="00322D05" w:rsidRPr="00436AC4">
              <w:rPr>
                <w:rStyle w:val="Hyperlink"/>
                <w:noProof/>
              </w:rPr>
              <w:t>User Story Descriptions</w:t>
            </w:r>
            <w:r w:rsidR="00322D05">
              <w:rPr>
                <w:noProof/>
                <w:webHidden/>
              </w:rPr>
              <w:tab/>
            </w:r>
            <w:r w:rsidR="00322D05">
              <w:rPr>
                <w:noProof/>
                <w:webHidden/>
              </w:rPr>
              <w:fldChar w:fldCharType="begin"/>
            </w:r>
            <w:r w:rsidR="00322D05">
              <w:rPr>
                <w:noProof/>
                <w:webHidden/>
              </w:rPr>
              <w:instrText xml:space="preserve"> PAGEREF _Toc131272013 \h </w:instrText>
            </w:r>
            <w:r w:rsidR="00322D05">
              <w:rPr>
                <w:noProof/>
                <w:webHidden/>
              </w:rPr>
            </w:r>
            <w:r w:rsidR="00322D05">
              <w:rPr>
                <w:noProof/>
                <w:webHidden/>
              </w:rPr>
              <w:fldChar w:fldCharType="separate"/>
            </w:r>
            <w:r w:rsidR="00322D05">
              <w:rPr>
                <w:noProof/>
                <w:webHidden/>
              </w:rPr>
              <w:t>9</w:t>
            </w:r>
            <w:r w:rsidR="00322D05">
              <w:rPr>
                <w:noProof/>
                <w:webHidden/>
              </w:rPr>
              <w:fldChar w:fldCharType="end"/>
            </w:r>
          </w:hyperlink>
        </w:p>
        <w:p w14:paraId="78498594" w14:textId="58B357B0" w:rsidR="00322D05" w:rsidRDefault="00000000">
          <w:pPr>
            <w:pStyle w:val="TOC2"/>
            <w:tabs>
              <w:tab w:val="right" w:leader="dot" w:pos="9629"/>
            </w:tabs>
            <w:ind w:left="0" w:hanging="2"/>
            <w:rPr>
              <w:rFonts w:eastAsiaTheme="minorEastAsia" w:cstheme="minorBidi"/>
              <w:noProof/>
              <w:position w:val="0"/>
              <w:lang w:val="en-AZ"/>
            </w:rPr>
          </w:pPr>
          <w:hyperlink w:anchor="_Toc131272052" w:history="1">
            <w:r w:rsidR="00322D05" w:rsidRPr="00436AC4">
              <w:rPr>
                <w:rStyle w:val="Hyperlink"/>
                <w:noProof/>
              </w:rPr>
              <w:t>Use Case Descriptions</w:t>
            </w:r>
            <w:r w:rsidR="00322D05">
              <w:rPr>
                <w:noProof/>
                <w:webHidden/>
              </w:rPr>
              <w:tab/>
            </w:r>
            <w:r w:rsidR="00322D05">
              <w:rPr>
                <w:noProof/>
                <w:webHidden/>
              </w:rPr>
              <w:fldChar w:fldCharType="begin"/>
            </w:r>
            <w:r w:rsidR="00322D05">
              <w:rPr>
                <w:noProof/>
                <w:webHidden/>
              </w:rPr>
              <w:instrText xml:space="preserve"> PAGEREF _Toc131272052 \h </w:instrText>
            </w:r>
            <w:r w:rsidR="00322D05">
              <w:rPr>
                <w:noProof/>
                <w:webHidden/>
              </w:rPr>
            </w:r>
            <w:r w:rsidR="00322D05">
              <w:rPr>
                <w:noProof/>
                <w:webHidden/>
              </w:rPr>
              <w:fldChar w:fldCharType="separate"/>
            </w:r>
            <w:r w:rsidR="00322D05">
              <w:rPr>
                <w:noProof/>
                <w:webHidden/>
              </w:rPr>
              <w:t>10</w:t>
            </w:r>
            <w:r w:rsidR="00322D05">
              <w:rPr>
                <w:noProof/>
                <w:webHidden/>
              </w:rPr>
              <w:fldChar w:fldCharType="end"/>
            </w:r>
          </w:hyperlink>
        </w:p>
        <w:p w14:paraId="25101091" w14:textId="16AB924D" w:rsidR="00322D05" w:rsidRDefault="00000000">
          <w:pPr>
            <w:pStyle w:val="TOC1"/>
            <w:tabs>
              <w:tab w:val="right" w:leader="dot" w:pos="9629"/>
            </w:tabs>
            <w:ind w:hanging="2"/>
            <w:rPr>
              <w:rFonts w:eastAsiaTheme="minorEastAsia" w:cstheme="minorBidi"/>
              <w:noProof/>
              <w:position w:val="0"/>
              <w:lang w:val="en-AZ"/>
            </w:rPr>
          </w:pPr>
          <w:hyperlink w:anchor="_Toc131272054" w:history="1">
            <w:r w:rsidR="00322D05" w:rsidRPr="00436AC4">
              <w:rPr>
                <w:rStyle w:val="Hyperlink"/>
                <w:noProof/>
              </w:rPr>
              <w:t>Use Case Number:</w:t>
            </w:r>
            <w:r w:rsidR="00322D05">
              <w:rPr>
                <w:noProof/>
                <w:webHidden/>
              </w:rPr>
              <w:tab/>
            </w:r>
            <w:r w:rsidR="00322D05">
              <w:rPr>
                <w:noProof/>
                <w:webHidden/>
              </w:rPr>
              <w:fldChar w:fldCharType="begin"/>
            </w:r>
            <w:r w:rsidR="00322D05">
              <w:rPr>
                <w:noProof/>
                <w:webHidden/>
              </w:rPr>
              <w:instrText xml:space="preserve"> PAGEREF _Toc131272054 \h </w:instrText>
            </w:r>
            <w:r w:rsidR="00322D05">
              <w:rPr>
                <w:noProof/>
                <w:webHidden/>
              </w:rPr>
            </w:r>
            <w:r w:rsidR="00322D05">
              <w:rPr>
                <w:noProof/>
                <w:webHidden/>
              </w:rPr>
              <w:fldChar w:fldCharType="separate"/>
            </w:r>
            <w:r w:rsidR="00322D05">
              <w:rPr>
                <w:noProof/>
                <w:webHidden/>
              </w:rPr>
              <w:t>10</w:t>
            </w:r>
            <w:r w:rsidR="00322D05">
              <w:rPr>
                <w:noProof/>
                <w:webHidden/>
              </w:rPr>
              <w:fldChar w:fldCharType="end"/>
            </w:r>
          </w:hyperlink>
        </w:p>
        <w:p w14:paraId="092B4115" w14:textId="17D335AA" w:rsidR="00322D05" w:rsidRDefault="00000000">
          <w:pPr>
            <w:pStyle w:val="TOC1"/>
            <w:tabs>
              <w:tab w:val="right" w:leader="dot" w:pos="9629"/>
            </w:tabs>
            <w:ind w:hanging="2"/>
            <w:rPr>
              <w:rFonts w:eastAsiaTheme="minorEastAsia" w:cstheme="minorBidi"/>
              <w:noProof/>
              <w:position w:val="0"/>
              <w:lang w:val="en-AZ"/>
            </w:rPr>
          </w:pPr>
          <w:hyperlink w:anchor="_Toc131272480" w:history="1">
            <w:r w:rsidR="00322D05" w:rsidRPr="00436AC4">
              <w:rPr>
                <w:rStyle w:val="Hyperlink"/>
                <w:noProof/>
              </w:rPr>
              <w:t>References</w:t>
            </w:r>
            <w:r w:rsidR="00322D05">
              <w:rPr>
                <w:noProof/>
                <w:webHidden/>
              </w:rPr>
              <w:tab/>
            </w:r>
            <w:r w:rsidR="00322D05">
              <w:rPr>
                <w:noProof/>
                <w:webHidden/>
              </w:rPr>
              <w:fldChar w:fldCharType="begin"/>
            </w:r>
            <w:r w:rsidR="00322D05">
              <w:rPr>
                <w:noProof/>
                <w:webHidden/>
              </w:rPr>
              <w:instrText xml:space="preserve"> PAGEREF _Toc131272480 \h </w:instrText>
            </w:r>
            <w:r w:rsidR="00322D05">
              <w:rPr>
                <w:noProof/>
                <w:webHidden/>
              </w:rPr>
            </w:r>
            <w:r w:rsidR="00322D05">
              <w:rPr>
                <w:noProof/>
                <w:webHidden/>
              </w:rPr>
              <w:fldChar w:fldCharType="separate"/>
            </w:r>
            <w:r w:rsidR="00322D05">
              <w:rPr>
                <w:noProof/>
                <w:webHidden/>
              </w:rPr>
              <w:t>21</w:t>
            </w:r>
            <w:r w:rsidR="00322D05">
              <w:rPr>
                <w:noProof/>
                <w:webHidden/>
              </w:rPr>
              <w:fldChar w:fldCharType="end"/>
            </w:r>
          </w:hyperlink>
        </w:p>
        <w:p w14:paraId="113884B1" w14:textId="1E9B7EC2" w:rsidR="00322D05" w:rsidRDefault="00322D05">
          <w:pPr>
            <w:ind w:left="0" w:hanging="2"/>
          </w:pPr>
          <w:r>
            <w:rPr>
              <w:b/>
              <w:bCs/>
              <w:noProof/>
            </w:rPr>
            <w:fldChar w:fldCharType="end"/>
          </w:r>
        </w:p>
      </w:sdtContent>
    </w:sdt>
    <w:p w14:paraId="7A4832E2" w14:textId="14CC076C" w:rsidR="00CB3D62" w:rsidRDefault="00CB3D62" w:rsidP="007436D1">
      <w:pPr>
        <w:pStyle w:val="Heading3"/>
        <w:ind w:leftChars="0" w:left="0" w:firstLineChars="0" w:firstLine="0"/>
      </w:pPr>
    </w:p>
    <w:p w14:paraId="72456C5C" w14:textId="6C5AF31D" w:rsidR="007436D1" w:rsidRDefault="007436D1" w:rsidP="007436D1">
      <w:pPr>
        <w:ind w:left="0" w:hanging="2"/>
      </w:pPr>
    </w:p>
    <w:p w14:paraId="782D9CBD" w14:textId="08E2EC95" w:rsidR="007436D1" w:rsidRDefault="007436D1" w:rsidP="007436D1">
      <w:pPr>
        <w:ind w:left="0" w:hanging="2"/>
      </w:pPr>
    </w:p>
    <w:p w14:paraId="049AD597" w14:textId="4300C3F1" w:rsidR="007436D1" w:rsidRDefault="007436D1" w:rsidP="007436D1">
      <w:pPr>
        <w:ind w:left="0" w:hanging="2"/>
      </w:pPr>
    </w:p>
    <w:p w14:paraId="0F69D656" w14:textId="6A50564A" w:rsidR="007436D1" w:rsidRDefault="007436D1" w:rsidP="007436D1">
      <w:pPr>
        <w:ind w:left="0" w:hanging="2"/>
      </w:pPr>
    </w:p>
    <w:p w14:paraId="270B45CD" w14:textId="7681990B" w:rsidR="007436D1" w:rsidRDefault="007436D1" w:rsidP="007436D1">
      <w:pPr>
        <w:ind w:left="0" w:hanging="2"/>
      </w:pPr>
    </w:p>
    <w:p w14:paraId="64D93773" w14:textId="7C312BBD" w:rsidR="007436D1" w:rsidRDefault="007436D1" w:rsidP="007436D1">
      <w:pPr>
        <w:ind w:left="0" w:hanging="2"/>
      </w:pPr>
    </w:p>
    <w:p w14:paraId="0567E042" w14:textId="7D12FB58" w:rsidR="007436D1" w:rsidRDefault="007436D1" w:rsidP="007436D1">
      <w:pPr>
        <w:ind w:left="0" w:hanging="2"/>
      </w:pPr>
    </w:p>
    <w:p w14:paraId="5C416816" w14:textId="5442FD6A" w:rsidR="007436D1" w:rsidRDefault="007436D1" w:rsidP="007436D1">
      <w:pPr>
        <w:ind w:left="0" w:hanging="2"/>
      </w:pPr>
    </w:p>
    <w:p w14:paraId="2900BB27" w14:textId="1C18935F" w:rsidR="007436D1" w:rsidRDefault="007436D1" w:rsidP="007436D1">
      <w:pPr>
        <w:ind w:left="0" w:hanging="2"/>
      </w:pPr>
    </w:p>
    <w:p w14:paraId="75DA72EF" w14:textId="58782958" w:rsidR="007436D1" w:rsidRDefault="007436D1" w:rsidP="007436D1">
      <w:pPr>
        <w:ind w:left="0" w:hanging="2"/>
      </w:pPr>
    </w:p>
    <w:p w14:paraId="14D6EBD0" w14:textId="1421520C" w:rsidR="007436D1" w:rsidRDefault="007436D1" w:rsidP="007436D1">
      <w:pPr>
        <w:ind w:left="0" w:hanging="2"/>
      </w:pPr>
    </w:p>
    <w:p w14:paraId="5D5554C6" w14:textId="2DA21589" w:rsidR="007436D1" w:rsidRDefault="007436D1" w:rsidP="007436D1">
      <w:pPr>
        <w:ind w:left="0" w:hanging="2"/>
      </w:pPr>
    </w:p>
    <w:p w14:paraId="3E20E7EF" w14:textId="0F6E9A63" w:rsidR="007436D1" w:rsidRDefault="007436D1" w:rsidP="007436D1">
      <w:pPr>
        <w:ind w:left="0" w:hanging="2"/>
      </w:pPr>
    </w:p>
    <w:p w14:paraId="21258449" w14:textId="3750A077" w:rsidR="007436D1" w:rsidRDefault="007436D1" w:rsidP="007436D1">
      <w:pPr>
        <w:ind w:left="0" w:hanging="2"/>
      </w:pPr>
    </w:p>
    <w:p w14:paraId="2B28B4B2" w14:textId="53A8E4BC" w:rsidR="007436D1" w:rsidRDefault="007436D1" w:rsidP="007436D1">
      <w:pPr>
        <w:ind w:left="0" w:hanging="2"/>
      </w:pPr>
    </w:p>
    <w:p w14:paraId="33F6AAD6" w14:textId="77777777" w:rsidR="00156C76" w:rsidRDefault="00156C76" w:rsidP="007436D1">
      <w:pPr>
        <w:ind w:left="0" w:hanging="2"/>
      </w:pPr>
    </w:p>
    <w:p w14:paraId="6092E0AF" w14:textId="77777777" w:rsidR="00156C76" w:rsidRDefault="00156C76" w:rsidP="007436D1">
      <w:pPr>
        <w:ind w:left="0" w:hanging="2"/>
      </w:pPr>
    </w:p>
    <w:p w14:paraId="2895F263" w14:textId="77777777" w:rsidR="00156C76" w:rsidRDefault="00156C76" w:rsidP="007436D1">
      <w:pPr>
        <w:ind w:left="0" w:hanging="2"/>
      </w:pPr>
    </w:p>
    <w:p w14:paraId="2DCD5A34" w14:textId="77777777" w:rsidR="00156C76" w:rsidRDefault="00156C76" w:rsidP="007436D1">
      <w:pPr>
        <w:ind w:left="0" w:hanging="2"/>
      </w:pPr>
    </w:p>
    <w:p w14:paraId="115BD27F" w14:textId="0AA70F95" w:rsidR="007436D1" w:rsidRDefault="007436D1" w:rsidP="007436D1">
      <w:pPr>
        <w:ind w:left="0" w:hanging="2"/>
      </w:pPr>
    </w:p>
    <w:p w14:paraId="460D7882" w14:textId="0DD4E19B" w:rsidR="007436D1" w:rsidRDefault="007436D1" w:rsidP="007436D1">
      <w:pPr>
        <w:ind w:left="0" w:hanging="2"/>
      </w:pPr>
    </w:p>
    <w:p w14:paraId="3ADFAAA3" w14:textId="31A1F2F4" w:rsidR="007436D1" w:rsidRDefault="007436D1" w:rsidP="007436D1">
      <w:pPr>
        <w:ind w:left="0" w:hanging="2"/>
      </w:pPr>
    </w:p>
    <w:p w14:paraId="2CF235E9" w14:textId="630AF91E" w:rsidR="007436D1" w:rsidRDefault="007436D1" w:rsidP="007436D1">
      <w:pPr>
        <w:ind w:left="0" w:hanging="2"/>
      </w:pPr>
    </w:p>
    <w:p w14:paraId="3703ED0F" w14:textId="2CAA2746" w:rsidR="007436D1" w:rsidRDefault="007436D1" w:rsidP="007436D1">
      <w:pPr>
        <w:ind w:left="0" w:hanging="2"/>
      </w:pPr>
    </w:p>
    <w:p w14:paraId="16B18592" w14:textId="335DDD0D" w:rsidR="007436D1" w:rsidRDefault="007436D1" w:rsidP="007436D1">
      <w:pPr>
        <w:ind w:left="0" w:hanging="2"/>
      </w:pPr>
    </w:p>
    <w:p w14:paraId="6E6AD7C7" w14:textId="13E4E0B0" w:rsidR="007436D1" w:rsidRDefault="007436D1" w:rsidP="007436D1">
      <w:pPr>
        <w:ind w:left="0" w:hanging="2"/>
      </w:pPr>
    </w:p>
    <w:p w14:paraId="4E8C68EC" w14:textId="77777777" w:rsidR="007436D1" w:rsidRPr="007436D1" w:rsidRDefault="007436D1" w:rsidP="007436D1">
      <w:pPr>
        <w:ind w:left="0" w:hanging="2"/>
      </w:pPr>
    </w:p>
    <w:p w14:paraId="6116EA16" w14:textId="77777777" w:rsidR="00A60CC0" w:rsidRDefault="00000000">
      <w:pPr>
        <w:pStyle w:val="Heading1"/>
        <w:numPr>
          <w:ilvl w:val="0"/>
          <w:numId w:val="12"/>
        </w:numPr>
        <w:ind w:left="1" w:hanging="3"/>
      </w:pPr>
      <w:bookmarkStart w:id="37" w:name="_Toc131271901"/>
      <w:r>
        <w:lastRenderedPageBreak/>
        <w:t>Introduction</w:t>
      </w:r>
      <w:bookmarkEnd w:id="37"/>
    </w:p>
    <w:p w14:paraId="63B68538" w14:textId="77777777" w:rsidR="008B1C74" w:rsidRPr="008B1C74" w:rsidRDefault="008B1C74" w:rsidP="008B1C74">
      <w:pPr>
        <w:ind w:left="0" w:hanging="2"/>
      </w:pPr>
    </w:p>
    <w:p w14:paraId="166C6CD3" w14:textId="15D9780F" w:rsidR="00A60CC0" w:rsidRDefault="00000000" w:rsidP="008B1C74">
      <w:pPr>
        <w:ind w:leftChars="0" w:left="0" w:firstLineChars="0" w:firstLine="720"/>
      </w:pPr>
      <w:bookmarkStart w:id="38" w:name="_Toc131271902"/>
      <w:r>
        <w:t>This is part of the System Proposal for a hypothetical project Online Parking Information System submitted for partial fulfillment of the requirements of the Systems Analysis and Design course in the School of Information Technologies and Engineering at ADA University, Baku, Azerbaijan.</w:t>
      </w:r>
      <w:bookmarkEnd w:id="38"/>
    </w:p>
    <w:p w14:paraId="58978609" w14:textId="77777777" w:rsidR="00A60CC0" w:rsidRDefault="00A60CC0">
      <w:pPr>
        <w:ind w:left="0" w:hanging="2"/>
      </w:pPr>
    </w:p>
    <w:p w14:paraId="47FDE7A1" w14:textId="79F66278" w:rsidR="00A60CC0" w:rsidRDefault="00000000" w:rsidP="00DC7BFB">
      <w:pPr>
        <w:ind w:leftChars="0" w:left="0" w:firstLineChars="0" w:firstLine="720"/>
        <w:jc w:val="both"/>
      </w:pPr>
      <w:bookmarkStart w:id="39" w:name="_Toc131271903"/>
      <w:r>
        <w:t xml:space="preserve">The purpose of this System Proposal document is to provide a detailed overview of the Online Parking Information System. The system is designed to provide an efficient and convenient parking solution for drivers through a mobile application that enables them to find available parking spots in </w:t>
      </w:r>
      <w:r w:rsidR="00CB3D62">
        <w:t>real time</w:t>
      </w:r>
      <w:r>
        <w:t xml:space="preserve">, reserve a spot beforehand, and pay for their parking time without the need for </w:t>
      </w:r>
      <w:r w:rsidR="00E1270B">
        <w:t>getting a ticket from QR Code machines.</w:t>
      </w:r>
      <w:bookmarkEnd w:id="39"/>
      <w:r w:rsidR="00E1270B">
        <w:t xml:space="preserve"> </w:t>
      </w:r>
    </w:p>
    <w:p w14:paraId="72ABD597" w14:textId="77777777" w:rsidR="00A60CC0" w:rsidRDefault="00000000" w:rsidP="00DC7BFB">
      <w:pPr>
        <w:ind w:leftChars="0" w:left="0" w:firstLineChars="0" w:firstLine="720"/>
        <w:jc w:val="both"/>
      </w:pPr>
      <w:bookmarkStart w:id="40" w:name="_Toc131271904"/>
      <w:r>
        <w:t>To prepare the System Proposal document for the Online Parking Information System, the team has conducted extensive research on the requirements of the system and its users. This research involved studying similar parking systems and analyzing the parking industry trends and challenges. Based on the research findings, the team has defined the functional and non-functional requirements of the system, including features such as real-time parking availability tracking, reservation management, payment processing, and user authentication.</w:t>
      </w:r>
      <w:bookmarkEnd w:id="40"/>
    </w:p>
    <w:p w14:paraId="452DF459" w14:textId="77777777" w:rsidR="00A60CC0" w:rsidRDefault="00000000" w:rsidP="00DC7BFB">
      <w:pPr>
        <w:ind w:leftChars="0" w:left="0" w:firstLineChars="0" w:firstLine="720"/>
        <w:jc w:val="both"/>
      </w:pPr>
      <w:bookmarkStart w:id="41" w:name="_Toc131271905"/>
      <w:r>
        <w:t>The team has created user stories to describe how the system will be used by drivers, vehicle owners, and system administrators. These stories provide a clear understanding of the needs and expectations of the users and will guide the development process. Finally, the team has conducted a use case analysis to define the various use cases of the system, including searching for available parking spots, reserving parking spots, and managing parking rates.</w:t>
      </w:r>
      <w:bookmarkEnd w:id="41"/>
      <w:r>
        <w:t xml:space="preserve"> </w:t>
      </w:r>
    </w:p>
    <w:p w14:paraId="0F03C2CA" w14:textId="77777777" w:rsidR="00A60CC0" w:rsidRDefault="00000000" w:rsidP="00DC7BFB">
      <w:pPr>
        <w:ind w:leftChars="0" w:left="0" w:firstLineChars="0" w:firstLine="720"/>
        <w:jc w:val="both"/>
      </w:pPr>
      <w:bookmarkStart w:id="42" w:name="_Toc131271906"/>
      <w:r>
        <w:t>The System Proposal document brings together all this work to provide a comprehensive overview of the Online Parking Information System, its requirements, and how it will function.</w:t>
      </w:r>
      <w:bookmarkEnd w:id="42"/>
    </w:p>
    <w:p w14:paraId="121E116C" w14:textId="77777777" w:rsidR="00A60CC0" w:rsidRDefault="00A60CC0" w:rsidP="00DC7BFB">
      <w:pPr>
        <w:ind w:leftChars="0" w:left="0" w:firstLineChars="0" w:firstLine="0"/>
        <w:rPr>
          <w:color w:val="FF0000"/>
        </w:rPr>
      </w:pPr>
    </w:p>
    <w:p w14:paraId="268F0D04" w14:textId="77777777" w:rsidR="00A60CC0" w:rsidRDefault="00000000">
      <w:pPr>
        <w:pStyle w:val="Heading2"/>
        <w:ind w:left="0" w:hanging="2"/>
      </w:pPr>
      <w:bookmarkStart w:id="43" w:name="_Toc131271907"/>
      <w:r>
        <w:t>Definitions</w:t>
      </w:r>
      <w:bookmarkEnd w:id="43"/>
    </w:p>
    <w:p w14:paraId="58F30F72" w14:textId="77777777" w:rsidR="00A60CC0" w:rsidRDefault="00A60CC0">
      <w:pPr>
        <w:ind w:left="0" w:hanging="2"/>
      </w:pPr>
    </w:p>
    <w:tbl>
      <w:tblPr>
        <w:tblStyle w:val="a2"/>
        <w:tblW w:w="9870" w:type="dxa"/>
        <w:tblInd w:w="-123" w:type="dxa"/>
        <w:tblBorders>
          <w:top w:val="nil"/>
          <w:left w:val="nil"/>
          <w:bottom w:val="nil"/>
          <w:right w:val="nil"/>
          <w:insideH w:val="single" w:sz="4" w:space="0" w:color="31849B"/>
          <w:insideV w:val="single" w:sz="4" w:space="0" w:color="31849B"/>
        </w:tblBorders>
        <w:tblLayout w:type="fixed"/>
        <w:tblLook w:val="0000" w:firstRow="0" w:lastRow="0" w:firstColumn="0" w:lastColumn="0" w:noHBand="0" w:noVBand="0"/>
      </w:tblPr>
      <w:tblGrid>
        <w:gridCol w:w="2250"/>
        <w:gridCol w:w="7620"/>
      </w:tblGrid>
      <w:tr w:rsidR="00A60CC0" w14:paraId="1D941301" w14:textId="77777777">
        <w:tc>
          <w:tcPr>
            <w:tcW w:w="2250" w:type="dxa"/>
            <w:tcBorders>
              <w:top w:val="nil"/>
              <w:left w:val="nil"/>
              <w:bottom w:val="nil"/>
            </w:tcBorders>
            <w:shd w:val="clear" w:color="auto" w:fill="31849B"/>
          </w:tcPr>
          <w:p w14:paraId="7FA45CB4" w14:textId="77777777" w:rsidR="00A60CC0" w:rsidRDefault="00000000">
            <w:pPr>
              <w:ind w:left="0" w:hanging="2"/>
              <w:rPr>
                <w:color w:val="FFFFFF"/>
              </w:rPr>
            </w:pPr>
            <w:bookmarkStart w:id="44" w:name="_Toc131271908"/>
            <w:r>
              <w:rPr>
                <w:color w:val="FFFFFF"/>
              </w:rPr>
              <w:t>Term</w:t>
            </w:r>
            <w:bookmarkEnd w:id="44"/>
          </w:p>
        </w:tc>
        <w:tc>
          <w:tcPr>
            <w:tcW w:w="7620" w:type="dxa"/>
            <w:tcBorders>
              <w:top w:val="nil"/>
              <w:bottom w:val="nil"/>
            </w:tcBorders>
            <w:shd w:val="clear" w:color="auto" w:fill="31849B"/>
          </w:tcPr>
          <w:p w14:paraId="5F8572DB" w14:textId="77777777" w:rsidR="00A60CC0" w:rsidRDefault="00000000">
            <w:pPr>
              <w:ind w:left="0" w:hanging="2"/>
              <w:rPr>
                <w:color w:val="FFFFFF"/>
              </w:rPr>
            </w:pPr>
            <w:bookmarkStart w:id="45" w:name="_Toc131271909"/>
            <w:r>
              <w:rPr>
                <w:color w:val="FFFFFF"/>
              </w:rPr>
              <w:t>Definition</w:t>
            </w:r>
            <w:bookmarkEnd w:id="45"/>
          </w:p>
        </w:tc>
      </w:tr>
      <w:tr w:rsidR="00A60CC0" w14:paraId="767AE529" w14:textId="77777777">
        <w:trPr>
          <w:trHeight w:val="559"/>
        </w:trPr>
        <w:tc>
          <w:tcPr>
            <w:tcW w:w="2250" w:type="dxa"/>
            <w:tcBorders>
              <w:top w:val="nil"/>
            </w:tcBorders>
          </w:tcPr>
          <w:p w14:paraId="54A9BFDD" w14:textId="77777777" w:rsidR="00A60CC0" w:rsidRDefault="00000000">
            <w:pPr>
              <w:ind w:left="0" w:hanging="2"/>
              <w:rPr>
                <w:sz w:val="22"/>
                <w:szCs w:val="22"/>
              </w:rPr>
            </w:pPr>
            <w:bookmarkStart w:id="46" w:name="_Toc131271910"/>
            <w:r>
              <w:rPr>
                <w:sz w:val="22"/>
                <w:szCs w:val="22"/>
              </w:rPr>
              <w:t>Encryption</w:t>
            </w:r>
            <w:bookmarkEnd w:id="46"/>
          </w:p>
        </w:tc>
        <w:tc>
          <w:tcPr>
            <w:tcW w:w="7620" w:type="dxa"/>
            <w:tcBorders>
              <w:top w:val="nil"/>
            </w:tcBorders>
          </w:tcPr>
          <w:p w14:paraId="0F326B76" w14:textId="4F916691" w:rsidR="00A60CC0" w:rsidRDefault="00000000">
            <w:pPr>
              <w:spacing w:line="276" w:lineRule="auto"/>
              <w:ind w:left="0" w:hanging="2"/>
              <w:rPr>
                <w:sz w:val="22"/>
                <w:szCs w:val="22"/>
              </w:rPr>
            </w:pPr>
            <w:bookmarkStart w:id="47" w:name="_Toc131271911"/>
            <w:r>
              <w:rPr>
                <w:sz w:val="22"/>
                <w:szCs w:val="22"/>
              </w:rPr>
              <w:t>Process of converting data into a secret code to protect it from unauthorized access</w:t>
            </w:r>
            <w:r w:rsidR="00DC7BFB">
              <w:rPr>
                <w:sz w:val="22"/>
                <w:szCs w:val="22"/>
              </w:rPr>
              <w:t>.</w:t>
            </w:r>
            <w:bookmarkEnd w:id="47"/>
          </w:p>
          <w:p w14:paraId="1C51501B" w14:textId="77777777" w:rsidR="00A60CC0" w:rsidRDefault="00A60CC0">
            <w:pPr>
              <w:spacing w:line="276" w:lineRule="auto"/>
              <w:ind w:left="0" w:hanging="2"/>
              <w:rPr>
                <w:sz w:val="22"/>
                <w:szCs w:val="22"/>
              </w:rPr>
            </w:pPr>
          </w:p>
        </w:tc>
      </w:tr>
      <w:tr w:rsidR="00A60CC0" w14:paraId="37AD569C" w14:textId="77777777">
        <w:trPr>
          <w:trHeight w:val="74"/>
        </w:trPr>
        <w:tc>
          <w:tcPr>
            <w:tcW w:w="2250" w:type="dxa"/>
            <w:tcBorders>
              <w:top w:val="nil"/>
            </w:tcBorders>
          </w:tcPr>
          <w:p w14:paraId="63B64F6D" w14:textId="77777777" w:rsidR="00A60CC0" w:rsidRDefault="00000000">
            <w:pPr>
              <w:spacing w:line="276" w:lineRule="auto"/>
              <w:ind w:left="0" w:hanging="2"/>
              <w:rPr>
                <w:sz w:val="22"/>
                <w:szCs w:val="22"/>
              </w:rPr>
            </w:pPr>
            <w:bookmarkStart w:id="48" w:name="_Toc131271912"/>
            <w:r>
              <w:rPr>
                <w:sz w:val="22"/>
                <w:szCs w:val="22"/>
              </w:rPr>
              <w:t>In-app navigation feature</w:t>
            </w:r>
            <w:bookmarkEnd w:id="48"/>
          </w:p>
          <w:p w14:paraId="6411FA69" w14:textId="77777777" w:rsidR="00A60CC0" w:rsidRDefault="00A60CC0">
            <w:pPr>
              <w:spacing w:line="276" w:lineRule="auto"/>
              <w:ind w:left="0" w:hanging="2"/>
              <w:rPr>
                <w:sz w:val="22"/>
                <w:szCs w:val="22"/>
              </w:rPr>
            </w:pPr>
          </w:p>
          <w:p w14:paraId="20C08AFA" w14:textId="77777777" w:rsidR="00A60CC0" w:rsidRDefault="00000000">
            <w:pPr>
              <w:spacing w:line="276" w:lineRule="auto"/>
              <w:ind w:left="0" w:hanging="2"/>
              <w:rPr>
                <w:sz w:val="22"/>
                <w:szCs w:val="22"/>
              </w:rPr>
            </w:pPr>
            <w:bookmarkStart w:id="49" w:name="_Toc131271913"/>
            <w:r>
              <w:rPr>
                <w:sz w:val="22"/>
                <w:szCs w:val="22"/>
              </w:rPr>
              <w:t>Maintenance interval</w:t>
            </w:r>
            <w:bookmarkEnd w:id="49"/>
          </w:p>
        </w:tc>
        <w:tc>
          <w:tcPr>
            <w:tcW w:w="7620" w:type="dxa"/>
            <w:tcBorders>
              <w:top w:val="nil"/>
            </w:tcBorders>
          </w:tcPr>
          <w:p w14:paraId="15A063D4" w14:textId="77777777" w:rsidR="00A60CC0" w:rsidRDefault="00000000">
            <w:pPr>
              <w:spacing w:line="276" w:lineRule="auto"/>
              <w:ind w:left="0" w:hanging="2"/>
              <w:rPr>
                <w:sz w:val="22"/>
                <w:szCs w:val="22"/>
              </w:rPr>
            </w:pPr>
            <w:bookmarkStart w:id="50" w:name="_Toc131271914"/>
            <w:r>
              <w:rPr>
                <w:sz w:val="22"/>
                <w:szCs w:val="22"/>
              </w:rPr>
              <w:t>A tool that allows users to navigate within an application using a map or other visual interface.</w:t>
            </w:r>
            <w:bookmarkEnd w:id="50"/>
          </w:p>
          <w:p w14:paraId="452268AC" w14:textId="77777777" w:rsidR="00A60CC0" w:rsidRDefault="00A60CC0">
            <w:pPr>
              <w:spacing w:line="276" w:lineRule="auto"/>
              <w:ind w:left="0" w:hanging="2"/>
              <w:rPr>
                <w:sz w:val="22"/>
                <w:szCs w:val="22"/>
              </w:rPr>
            </w:pPr>
          </w:p>
          <w:p w14:paraId="54167237" w14:textId="77777777" w:rsidR="00A60CC0" w:rsidRDefault="00000000">
            <w:pPr>
              <w:spacing w:line="276" w:lineRule="auto"/>
              <w:ind w:left="0" w:hanging="2"/>
              <w:rPr>
                <w:sz w:val="22"/>
                <w:szCs w:val="22"/>
              </w:rPr>
            </w:pPr>
            <w:bookmarkStart w:id="51" w:name="_Toc131271915"/>
            <w:r>
              <w:rPr>
                <w:sz w:val="22"/>
                <w:szCs w:val="22"/>
              </w:rPr>
              <w:t>The time between scheduled maintenance tasks for a piece of equipment or a system.</w:t>
            </w:r>
            <w:bookmarkEnd w:id="51"/>
          </w:p>
          <w:p w14:paraId="7C2878C0" w14:textId="77777777" w:rsidR="00A60CC0" w:rsidRDefault="00A60CC0">
            <w:pPr>
              <w:spacing w:line="276" w:lineRule="auto"/>
              <w:ind w:left="0" w:hanging="2"/>
              <w:rPr>
                <w:sz w:val="22"/>
                <w:szCs w:val="22"/>
              </w:rPr>
            </w:pPr>
          </w:p>
        </w:tc>
      </w:tr>
      <w:tr w:rsidR="00A60CC0" w14:paraId="67E50CF1" w14:textId="77777777">
        <w:trPr>
          <w:trHeight w:val="74"/>
        </w:trPr>
        <w:tc>
          <w:tcPr>
            <w:tcW w:w="2250" w:type="dxa"/>
            <w:tcBorders>
              <w:top w:val="nil"/>
            </w:tcBorders>
          </w:tcPr>
          <w:p w14:paraId="0FE07811" w14:textId="77777777" w:rsidR="00A60CC0" w:rsidRDefault="00000000">
            <w:pPr>
              <w:spacing w:line="276" w:lineRule="auto"/>
              <w:ind w:left="0" w:hanging="2"/>
              <w:rPr>
                <w:sz w:val="22"/>
                <w:szCs w:val="22"/>
              </w:rPr>
            </w:pPr>
            <w:bookmarkStart w:id="52" w:name="_Toc131271916"/>
            <w:r>
              <w:rPr>
                <w:sz w:val="22"/>
                <w:szCs w:val="22"/>
              </w:rPr>
              <w:t>Mobile wallet</w:t>
            </w:r>
            <w:bookmarkEnd w:id="52"/>
          </w:p>
        </w:tc>
        <w:tc>
          <w:tcPr>
            <w:tcW w:w="7620" w:type="dxa"/>
            <w:tcBorders>
              <w:top w:val="nil"/>
            </w:tcBorders>
          </w:tcPr>
          <w:p w14:paraId="316ACC0A" w14:textId="77937D43" w:rsidR="00A60CC0" w:rsidRDefault="00CB3D62">
            <w:pPr>
              <w:spacing w:line="276" w:lineRule="auto"/>
              <w:ind w:left="0" w:hanging="2"/>
              <w:rPr>
                <w:sz w:val="22"/>
                <w:szCs w:val="22"/>
              </w:rPr>
            </w:pPr>
            <w:bookmarkStart w:id="53" w:name="_Toc131271917"/>
            <w:r>
              <w:rPr>
                <w:sz w:val="22"/>
                <w:szCs w:val="22"/>
              </w:rPr>
              <w:t>A digital wallet that stores payment information and allows users to make payments using their mobile devices.</w:t>
            </w:r>
            <w:bookmarkEnd w:id="53"/>
          </w:p>
          <w:p w14:paraId="69226762" w14:textId="77777777" w:rsidR="00A60CC0" w:rsidRDefault="00A60CC0">
            <w:pPr>
              <w:spacing w:line="276" w:lineRule="auto"/>
              <w:ind w:left="0" w:hanging="2"/>
              <w:rPr>
                <w:sz w:val="22"/>
                <w:szCs w:val="22"/>
              </w:rPr>
            </w:pPr>
          </w:p>
        </w:tc>
      </w:tr>
      <w:tr w:rsidR="00A60CC0" w14:paraId="3C3A6DC0" w14:textId="77777777">
        <w:trPr>
          <w:trHeight w:val="74"/>
        </w:trPr>
        <w:tc>
          <w:tcPr>
            <w:tcW w:w="2250" w:type="dxa"/>
            <w:tcBorders>
              <w:top w:val="nil"/>
            </w:tcBorders>
          </w:tcPr>
          <w:p w14:paraId="592E5A6F" w14:textId="50296109" w:rsidR="00A60CC0" w:rsidRDefault="00000000">
            <w:pPr>
              <w:spacing w:line="276" w:lineRule="auto"/>
              <w:ind w:left="0" w:hanging="2"/>
              <w:rPr>
                <w:sz w:val="22"/>
                <w:szCs w:val="22"/>
              </w:rPr>
            </w:pPr>
            <w:bookmarkStart w:id="54" w:name="_Toc131271918"/>
            <w:r>
              <w:rPr>
                <w:sz w:val="22"/>
                <w:szCs w:val="22"/>
              </w:rPr>
              <w:t>Parking b</w:t>
            </w:r>
            <w:bookmarkEnd w:id="54"/>
            <w:r w:rsidR="008B1C74">
              <w:rPr>
                <w:sz w:val="22"/>
                <w:szCs w:val="22"/>
              </w:rPr>
              <w:t>ollard</w:t>
            </w:r>
          </w:p>
          <w:p w14:paraId="625028D7" w14:textId="77777777" w:rsidR="00A60CC0" w:rsidRDefault="00A60CC0">
            <w:pPr>
              <w:spacing w:line="276" w:lineRule="auto"/>
              <w:ind w:left="0" w:hanging="2"/>
              <w:rPr>
                <w:sz w:val="22"/>
                <w:szCs w:val="22"/>
              </w:rPr>
            </w:pPr>
          </w:p>
          <w:p w14:paraId="645381DA" w14:textId="77777777" w:rsidR="00DC7BFB" w:rsidRDefault="00DC7BFB">
            <w:pPr>
              <w:spacing w:line="276" w:lineRule="auto"/>
              <w:ind w:left="0" w:hanging="2"/>
              <w:rPr>
                <w:sz w:val="22"/>
                <w:szCs w:val="22"/>
              </w:rPr>
            </w:pPr>
          </w:p>
          <w:p w14:paraId="383BBC1D" w14:textId="2263A8E8" w:rsidR="00A60CC0" w:rsidRDefault="00000000">
            <w:pPr>
              <w:spacing w:line="276" w:lineRule="auto"/>
              <w:ind w:left="0" w:hanging="2"/>
              <w:rPr>
                <w:sz w:val="22"/>
                <w:szCs w:val="22"/>
              </w:rPr>
            </w:pPr>
            <w:bookmarkStart w:id="55" w:name="_Toc131271919"/>
            <w:r>
              <w:rPr>
                <w:sz w:val="22"/>
                <w:szCs w:val="22"/>
              </w:rPr>
              <w:lastRenderedPageBreak/>
              <w:t>Payment processing system</w:t>
            </w:r>
            <w:bookmarkEnd w:id="55"/>
          </w:p>
          <w:p w14:paraId="66AC6F9C" w14:textId="77777777" w:rsidR="00A60CC0" w:rsidRDefault="00A60CC0">
            <w:pPr>
              <w:spacing w:line="276" w:lineRule="auto"/>
              <w:ind w:left="0" w:hanging="2"/>
              <w:rPr>
                <w:sz w:val="22"/>
                <w:szCs w:val="22"/>
              </w:rPr>
            </w:pPr>
          </w:p>
        </w:tc>
        <w:tc>
          <w:tcPr>
            <w:tcW w:w="7620" w:type="dxa"/>
            <w:tcBorders>
              <w:top w:val="nil"/>
            </w:tcBorders>
          </w:tcPr>
          <w:p w14:paraId="4DA5A3C9" w14:textId="6B9EE589" w:rsidR="008B1C74" w:rsidRPr="008B1C74" w:rsidRDefault="008B1C74" w:rsidP="00DC7BFB">
            <w:pPr>
              <w:spacing w:line="276" w:lineRule="auto"/>
              <w:ind w:left="0" w:hanging="2"/>
              <w:rPr>
                <w:rFonts w:asciiTheme="minorHAnsi" w:hAnsiTheme="minorHAnsi"/>
                <w:sz w:val="22"/>
                <w:szCs w:val="22"/>
              </w:rPr>
            </w:pPr>
            <w:r w:rsidRPr="008B1C74">
              <w:rPr>
                <w:rFonts w:asciiTheme="minorHAnsi" w:hAnsiTheme="minorHAnsi"/>
                <w:sz w:val="22"/>
                <w:szCs w:val="22"/>
              </w:rPr>
              <w:lastRenderedPageBreak/>
              <w:t xml:space="preserve">Physical devices </w:t>
            </w:r>
            <w:r w:rsidRPr="008B1C74">
              <w:rPr>
                <w:rFonts w:asciiTheme="minorHAnsi" w:hAnsiTheme="minorHAnsi" w:cs="AppleSystemUIFont"/>
                <w:position w:val="0"/>
                <w:sz w:val="22"/>
                <w:szCs w:val="22"/>
              </w:rPr>
              <w:t>installed on the ground that can be remotely controlled to allow or restrict access to a specific area.</w:t>
            </w:r>
          </w:p>
          <w:p w14:paraId="6C27AB21" w14:textId="77777777" w:rsidR="00DC7BFB" w:rsidRDefault="00DC7BFB">
            <w:pPr>
              <w:spacing w:line="276" w:lineRule="auto"/>
              <w:ind w:left="0" w:hanging="2"/>
              <w:rPr>
                <w:sz w:val="22"/>
                <w:szCs w:val="22"/>
              </w:rPr>
            </w:pPr>
          </w:p>
          <w:p w14:paraId="39ACFB88" w14:textId="72A98386" w:rsidR="00A60CC0" w:rsidRDefault="00000000">
            <w:pPr>
              <w:spacing w:line="276" w:lineRule="auto"/>
              <w:ind w:left="0" w:hanging="2"/>
              <w:rPr>
                <w:sz w:val="22"/>
                <w:szCs w:val="22"/>
              </w:rPr>
            </w:pPr>
            <w:bookmarkStart w:id="56" w:name="_Toc131271921"/>
            <w:r>
              <w:rPr>
                <w:sz w:val="22"/>
                <w:szCs w:val="22"/>
              </w:rPr>
              <w:lastRenderedPageBreak/>
              <w:t>The platform enables businesses to process electronic payments, such as credit card transactions.</w:t>
            </w:r>
            <w:bookmarkEnd w:id="56"/>
          </w:p>
        </w:tc>
      </w:tr>
      <w:tr w:rsidR="00A60CC0" w14:paraId="32D6CDAF" w14:textId="77777777" w:rsidTr="00DC7BFB">
        <w:trPr>
          <w:trHeight w:val="642"/>
        </w:trPr>
        <w:tc>
          <w:tcPr>
            <w:tcW w:w="2250" w:type="dxa"/>
            <w:tcBorders>
              <w:top w:val="nil"/>
            </w:tcBorders>
          </w:tcPr>
          <w:p w14:paraId="28912688" w14:textId="77777777" w:rsidR="00A60CC0" w:rsidRDefault="00000000">
            <w:pPr>
              <w:spacing w:line="276" w:lineRule="auto"/>
              <w:ind w:left="0" w:hanging="2"/>
              <w:rPr>
                <w:sz w:val="22"/>
                <w:szCs w:val="22"/>
              </w:rPr>
            </w:pPr>
            <w:bookmarkStart w:id="57" w:name="_Toc131271922"/>
            <w:r>
              <w:rPr>
                <w:sz w:val="22"/>
                <w:szCs w:val="22"/>
              </w:rPr>
              <w:lastRenderedPageBreak/>
              <w:t>Quick Response (QR) code</w:t>
            </w:r>
            <w:bookmarkEnd w:id="57"/>
          </w:p>
          <w:p w14:paraId="638009B1" w14:textId="77777777" w:rsidR="00A60CC0" w:rsidRDefault="00A60CC0">
            <w:pPr>
              <w:spacing w:line="276" w:lineRule="auto"/>
              <w:ind w:left="0" w:hanging="2"/>
              <w:rPr>
                <w:sz w:val="22"/>
                <w:szCs w:val="22"/>
              </w:rPr>
            </w:pPr>
          </w:p>
        </w:tc>
        <w:tc>
          <w:tcPr>
            <w:tcW w:w="7620" w:type="dxa"/>
            <w:tcBorders>
              <w:top w:val="nil"/>
            </w:tcBorders>
          </w:tcPr>
          <w:p w14:paraId="4200C6C8" w14:textId="77777777" w:rsidR="00A60CC0" w:rsidRDefault="00000000">
            <w:pPr>
              <w:spacing w:line="276" w:lineRule="auto"/>
              <w:ind w:left="0" w:hanging="2"/>
              <w:rPr>
                <w:sz w:val="22"/>
                <w:szCs w:val="22"/>
              </w:rPr>
            </w:pPr>
            <w:bookmarkStart w:id="58" w:name="_Toc131271923"/>
            <w:r>
              <w:rPr>
                <w:sz w:val="22"/>
                <w:szCs w:val="22"/>
              </w:rPr>
              <w:t>A type of two-dimensional barcode that can be scanned and read by a smartphone camera or a QR code reader.</w:t>
            </w:r>
            <w:bookmarkEnd w:id="58"/>
          </w:p>
        </w:tc>
      </w:tr>
      <w:tr w:rsidR="00A60CC0" w14:paraId="6D6FD800" w14:textId="77777777">
        <w:trPr>
          <w:trHeight w:val="74"/>
        </w:trPr>
        <w:tc>
          <w:tcPr>
            <w:tcW w:w="2250" w:type="dxa"/>
            <w:tcBorders>
              <w:top w:val="nil"/>
            </w:tcBorders>
          </w:tcPr>
          <w:p w14:paraId="759D830B" w14:textId="77777777" w:rsidR="00A60CC0" w:rsidRDefault="00000000">
            <w:pPr>
              <w:spacing w:line="276" w:lineRule="auto"/>
              <w:ind w:left="0" w:hanging="2"/>
              <w:rPr>
                <w:sz w:val="22"/>
                <w:szCs w:val="22"/>
              </w:rPr>
            </w:pPr>
            <w:bookmarkStart w:id="59" w:name="_Toc131271924"/>
            <w:r>
              <w:rPr>
                <w:sz w:val="22"/>
                <w:szCs w:val="22"/>
              </w:rPr>
              <w:t>Sensor</w:t>
            </w:r>
            <w:bookmarkEnd w:id="59"/>
          </w:p>
          <w:p w14:paraId="36B94059" w14:textId="77777777" w:rsidR="00A60CC0" w:rsidRDefault="00A60CC0">
            <w:pPr>
              <w:spacing w:line="276" w:lineRule="auto"/>
              <w:ind w:left="0" w:hanging="2"/>
              <w:rPr>
                <w:sz w:val="22"/>
                <w:szCs w:val="22"/>
              </w:rPr>
            </w:pPr>
          </w:p>
        </w:tc>
        <w:tc>
          <w:tcPr>
            <w:tcW w:w="7620" w:type="dxa"/>
            <w:tcBorders>
              <w:top w:val="nil"/>
            </w:tcBorders>
          </w:tcPr>
          <w:p w14:paraId="7BE659D7" w14:textId="32F48A25" w:rsidR="00A60CC0" w:rsidRDefault="00000000">
            <w:pPr>
              <w:spacing w:line="276" w:lineRule="auto"/>
              <w:ind w:left="0" w:hanging="2"/>
              <w:rPr>
                <w:sz w:val="22"/>
                <w:szCs w:val="22"/>
              </w:rPr>
            </w:pPr>
            <w:bookmarkStart w:id="60" w:name="_Toc131271925"/>
            <w:r>
              <w:rPr>
                <w:sz w:val="22"/>
                <w:szCs w:val="22"/>
              </w:rPr>
              <w:t>A device used for</w:t>
            </w:r>
            <w:r w:rsidR="00CB3D62">
              <w:rPr>
                <w:sz w:val="22"/>
                <w:szCs w:val="22"/>
              </w:rPr>
              <w:t xml:space="preserve"> </w:t>
            </w:r>
            <w:r>
              <w:rPr>
                <w:sz w:val="22"/>
                <w:szCs w:val="22"/>
              </w:rPr>
              <w:t>detecting the presence or absence of a vehicle in a parking slot and sending a signal to the system of vehicle occupation.</w:t>
            </w:r>
            <w:bookmarkEnd w:id="60"/>
          </w:p>
          <w:p w14:paraId="4F118032" w14:textId="77777777" w:rsidR="00A60CC0" w:rsidRDefault="00A60CC0">
            <w:pPr>
              <w:spacing w:line="276" w:lineRule="auto"/>
              <w:ind w:left="0" w:hanging="2"/>
              <w:rPr>
                <w:sz w:val="22"/>
                <w:szCs w:val="22"/>
              </w:rPr>
            </w:pPr>
          </w:p>
        </w:tc>
      </w:tr>
      <w:tr w:rsidR="00A60CC0" w14:paraId="6EF5FB6F" w14:textId="77777777">
        <w:trPr>
          <w:trHeight w:val="74"/>
        </w:trPr>
        <w:tc>
          <w:tcPr>
            <w:tcW w:w="2250" w:type="dxa"/>
            <w:tcBorders>
              <w:top w:val="nil"/>
            </w:tcBorders>
          </w:tcPr>
          <w:p w14:paraId="76BE7008" w14:textId="77777777" w:rsidR="00A60CC0" w:rsidRDefault="00000000">
            <w:pPr>
              <w:spacing w:line="276" w:lineRule="auto"/>
              <w:ind w:left="0" w:hanging="2"/>
              <w:rPr>
                <w:sz w:val="22"/>
                <w:szCs w:val="22"/>
              </w:rPr>
            </w:pPr>
            <w:bookmarkStart w:id="61" w:name="_Toc131271926"/>
            <w:r>
              <w:rPr>
                <w:sz w:val="22"/>
                <w:szCs w:val="22"/>
              </w:rPr>
              <w:t>User authentication</w:t>
            </w:r>
            <w:bookmarkEnd w:id="61"/>
          </w:p>
        </w:tc>
        <w:tc>
          <w:tcPr>
            <w:tcW w:w="7620" w:type="dxa"/>
            <w:tcBorders>
              <w:top w:val="nil"/>
            </w:tcBorders>
          </w:tcPr>
          <w:p w14:paraId="02DCE2D0" w14:textId="6538FD47" w:rsidR="00A60CC0" w:rsidRDefault="00000000">
            <w:pPr>
              <w:spacing w:line="276" w:lineRule="auto"/>
              <w:ind w:left="0" w:hanging="2"/>
              <w:rPr>
                <w:sz w:val="22"/>
                <w:szCs w:val="22"/>
              </w:rPr>
            </w:pPr>
            <w:bookmarkStart w:id="62" w:name="_Toc131271927"/>
            <w:r>
              <w:rPr>
                <w:sz w:val="22"/>
                <w:szCs w:val="22"/>
              </w:rPr>
              <w:t xml:space="preserve">Process of verifying a user's identity to ensure that they are </w:t>
            </w:r>
            <w:r w:rsidR="00CB3D62">
              <w:rPr>
                <w:sz w:val="22"/>
                <w:szCs w:val="22"/>
              </w:rPr>
              <w:t>whom</w:t>
            </w:r>
            <w:r>
              <w:rPr>
                <w:sz w:val="22"/>
                <w:szCs w:val="22"/>
              </w:rPr>
              <w:t xml:space="preserve"> they claim to be.</w:t>
            </w:r>
            <w:bookmarkEnd w:id="62"/>
          </w:p>
        </w:tc>
      </w:tr>
    </w:tbl>
    <w:p w14:paraId="6DBBC22B" w14:textId="77777777" w:rsidR="00A60CC0" w:rsidRDefault="00A60CC0">
      <w:pPr>
        <w:ind w:left="0" w:hanging="2"/>
        <w:rPr>
          <w:color w:val="FF0000"/>
        </w:rPr>
      </w:pPr>
    </w:p>
    <w:p w14:paraId="5714CB4E" w14:textId="77777777" w:rsidR="00A60CC0" w:rsidRDefault="00000000" w:rsidP="00322D05">
      <w:pPr>
        <w:pStyle w:val="Heading1"/>
        <w:numPr>
          <w:ilvl w:val="0"/>
          <w:numId w:val="0"/>
        </w:numPr>
        <w:ind w:left="426" w:hanging="426"/>
      </w:pPr>
      <w:bookmarkStart w:id="63" w:name="_Toc131271928"/>
      <w:r>
        <w:t>Requirements Definition</w:t>
      </w:r>
      <w:bookmarkEnd w:id="63"/>
    </w:p>
    <w:p w14:paraId="53C84787" w14:textId="77777777" w:rsidR="00A60CC0" w:rsidRDefault="00000000">
      <w:pPr>
        <w:pStyle w:val="Heading2"/>
        <w:ind w:left="0" w:hanging="2"/>
      </w:pPr>
      <w:bookmarkStart w:id="64" w:name="_Toc131271929"/>
      <w:r>
        <w:t>Functional Requirements</w:t>
      </w:r>
      <w:bookmarkEnd w:id="64"/>
    </w:p>
    <w:p w14:paraId="456CD7DD" w14:textId="77777777" w:rsidR="00A60CC0" w:rsidRDefault="00A60CC0">
      <w:pPr>
        <w:ind w:left="0" w:hanging="2"/>
        <w:rPr>
          <w:rFonts w:ascii="Arial" w:eastAsia="Arial" w:hAnsi="Arial" w:cs="Arial"/>
        </w:rPr>
      </w:pPr>
    </w:p>
    <w:p w14:paraId="7BA2209C" w14:textId="7E1C7989" w:rsidR="00A60CC0" w:rsidRDefault="00000000">
      <w:pPr>
        <w:ind w:left="0" w:hanging="2"/>
        <w:rPr>
          <w:b/>
          <w:bCs/>
        </w:rPr>
      </w:pPr>
      <w:bookmarkStart w:id="65" w:name="_Toc131271930"/>
      <w:r w:rsidRPr="00E1270B">
        <w:rPr>
          <w:b/>
          <w:bCs/>
        </w:rPr>
        <w:t>1. Driver registration:</w:t>
      </w:r>
      <w:bookmarkEnd w:id="65"/>
    </w:p>
    <w:p w14:paraId="2BF55033" w14:textId="77777777" w:rsidR="00E1270B" w:rsidRDefault="00E1270B">
      <w:pPr>
        <w:ind w:left="0" w:hanging="2"/>
        <w:rPr>
          <w:b/>
          <w:bCs/>
        </w:rPr>
      </w:pPr>
    </w:p>
    <w:p w14:paraId="4882E7C7" w14:textId="77777777" w:rsidR="00E1270B" w:rsidRDefault="00E1270B" w:rsidP="00E1270B">
      <w:pPr>
        <w:numPr>
          <w:ilvl w:val="0"/>
          <w:numId w:val="88"/>
        </w:numPr>
        <w:ind w:leftChars="0" w:firstLineChars="0"/>
      </w:pPr>
      <w:bookmarkStart w:id="66" w:name="_Toc131271931"/>
      <w:r>
        <w:t>The system shall validate the information provided by the driver during registration to ensure data accuracy and prevent fraud. (Information-oriented)</w:t>
      </w:r>
      <w:bookmarkEnd w:id="66"/>
      <w:r>
        <w:t xml:space="preserve"> </w:t>
      </w:r>
    </w:p>
    <w:p w14:paraId="6102AAE9" w14:textId="77777777" w:rsidR="00E1270B" w:rsidRDefault="00E1270B" w:rsidP="00E1270B">
      <w:pPr>
        <w:numPr>
          <w:ilvl w:val="0"/>
          <w:numId w:val="88"/>
        </w:numPr>
        <w:ind w:leftChars="0" w:firstLineChars="0"/>
      </w:pPr>
      <w:bookmarkStart w:id="67" w:name="_Toc131271932"/>
      <w:r>
        <w:t>The system shall send a confirmation email to the driver's email address to verify the email and confirm registration. (Process-oriented)</w:t>
      </w:r>
      <w:bookmarkEnd w:id="67"/>
    </w:p>
    <w:p w14:paraId="21FA2A13" w14:textId="77777777" w:rsidR="00E1270B" w:rsidRPr="00E1270B" w:rsidRDefault="00E1270B" w:rsidP="00E1270B">
      <w:pPr>
        <w:ind w:leftChars="0" w:left="358" w:firstLineChars="0" w:firstLine="0"/>
        <w:rPr>
          <w:b/>
          <w:bCs/>
        </w:rPr>
      </w:pPr>
    </w:p>
    <w:p w14:paraId="7456BF76" w14:textId="77777777" w:rsidR="00A60CC0" w:rsidRDefault="00A60CC0">
      <w:pPr>
        <w:ind w:left="0" w:hanging="2"/>
      </w:pPr>
    </w:p>
    <w:p w14:paraId="3EFC0E2C" w14:textId="77777777" w:rsidR="00A60CC0" w:rsidRDefault="00000000">
      <w:pPr>
        <w:ind w:left="0" w:hanging="2"/>
        <w:rPr>
          <w:b/>
          <w:bCs/>
        </w:rPr>
      </w:pPr>
      <w:bookmarkStart w:id="68" w:name="_Toc131271933"/>
      <w:r w:rsidRPr="00E1270B">
        <w:rPr>
          <w:b/>
          <w:bCs/>
        </w:rPr>
        <w:t>2. View of available parking lots:</w:t>
      </w:r>
      <w:bookmarkEnd w:id="68"/>
    </w:p>
    <w:p w14:paraId="4C009CEA" w14:textId="77777777" w:rsidR="00E1270B" w:rsidRPr="00E1270B" w:rsidRDefault="00E1270B">
      <w:pPr>
        <w:ind w:left="0" w:hanging="2"/>
        <w:rPr>
          <w:b/>
          <w:bCs/>
        </w:rPr>
      </w:pPr>
    </w:p>
    <w:p w14:paraId="66B89502" w14:textId="3765F873" w:rsidR="00A60CC0" w:rsidRDefault="00000000" w:rsidP="00E1270B">
      <w:pPr>
        <w:numPr>
          <w:ilvl w:val="0"/>
          <w:numId w:val="89"/>
        </w:numPr>
        <w:ind w:leftChars="0" w:firstLineChars="0"/>
      </w:pPr>
      <w:bookmarkStart w:id="69" w:name="_Toc131271934"/>
      <w:r>
        <w:t xml:space="preserve">The system shall have </w:t>
      </w:r>
      <w:r w:rsidR="00CB3D62">
        <w:t>an</w:t>
      </w:r>
      <w:r>
        <w:t xml:space="preserve"> in-app navigation feature. (</w:t>
      </w:r>
      <w:r w:rsidR="00E1270B">
        <w:t>Process</w:t>
      </w:r>
      <w:r>
        <w:t>-oriented)</w:t>
      </w:r>
      <w:bookmarkEnd w:id="69"/>
    </w:p>
    <w:p w14:paraId="52396490" w14:textId="47F22DFC" w:rsidR="00A60CC0" w:rsidRDefault="00000000" w:rsidP="00E1270B">
      <w:pPr>
        <w:numPr>
          <w:ilvl w:val="0"/>
          <w:numId w:val="89"/>
        </w:numPr>
        <w:ind w:leftChars="0" w:firstLineChars="0"/>
      </w:pPr>
      <w:bookmarkStart w:id="70" w:name="_Toc131271935"/>
      <w:r>
        <w:t>The system shall display a real-time parking availability map for the user. (</w:t>
      </w:r>
      <w:r w:rsidR="00E1270B">
        <w:t>Information</w:t>
      </w:r>
      <w:r w:rsidR="00DC7BFB">
        <w:t>-oriented</w:t>
      </w:r>
      <w:r>
        <w:t>)</w:t>
      </w:r>
      <w:bookmarkEnd w:id="70"/>
    </w:p>
    <w:p w14:paraId="7ED3C54C" w14:textId="18B41DF3" w:rsidR="00A60CC0" w:rsidRDefault="00000000" w:rsidP="00E1270B">
      <w:pPr>
        <w:numPr>
          <w:ilvl w:val="0"/>
          <w:numId w:val="89"/>
        </w:numPr>
        <w:ind w:leftChars="0" w:firstLineChars="0"/>
      </w:pPr>
      <w:bookmarkStart w:id="71" w:name="_Toc131271936"/>
      <w:r>
        <w:t>The application must have a database of all available parking lots and their details (location, price, and number of available parking lots) (</w:t>
      </w:r>
      <w:r w:rsidR="00E1270B">
        <w:t>Information</w:t>
      </w:r>
      <w:r>
        <w:t>-oriented)</w:t>
      </w:r>
      <w:r w:rsidR="00E1270B">
        <w:t>.</w:t>
      </w:r>
      <w:bookmarkEnd w:id="71"/>
    </w:p>
    <w:p w14:paraId="1D44DE69" w14:textId="77777777" w:rsidR="00A60CC0" w:rsidRDefault="00A60CC0">
      <w:pPr>
        <w:ind w:left="0" w:hanging="2"/>
      </w:pPr>
    </w:p>
    <w:p w14:paraId="761527E6" w14:textId="77777777" w:rsidR="00A60CC0" w:rsidRDefault="00000000">
      <w:pPr>
        <w:ind w:left="0" w:hanging="2"/>
        <w:rPr>
          <w:b/>
          <w:bCs/>
        </w:rPr>
      </w:pPr>
      <w:bookmarkStart w:id="72" w:name="_Toc131271937"/>
      <w:r w:rsidRPr="00E1270B">
        <w:rPr>
          <w:b/>
          <w:bCs/>
        </w:rPr>
        <w:t>3. Reservation:</w:t>
      </w:r>
      <w:bookmarkEnd w:id="72"/>
    </w:p>
    <w:p w14:paraId="24D991AA" w14:textId="77777777" w:rsidR="00E1270B" w:rsidRPr="00E1270B" w:rsidRDefault="00E1270B">
      <w:pPr>
        <w:ind w:left="0" w:hanging="2"/>
        <w:rPr>
          <w:b/>
          <w:bCs/>
        </w:rPr>
      </w:pPr>
    </w:p>
    <w:p w14:paraId="24A8A6E1" w14:textId="5938A045" w:rsidR="00A60CC0" w:rsidRDefault="00000000" w:rsidP="00E1270B">
      <w:pPr>
        <w:numPr>
          <w:ilvl w:val="0"/>
          <w:numId w:val="90"/>
        </w:numPr>
        <w:ind w:leftChars="0" w:firstLineChars="0"/>
      </w:pPr>
      <w:bookmarkStart w:id="73" w:name="_Toc131271938"/>
      <w:r>
        <w:t xml:space="preserve">The system shall allow users to search for </w:t>
      </w:r>
      <w:r w:rsidR="00CB3D62">
        <w:t>available parking spots</w:t>
      </w:r>
      <w:r>
        <w:t xml:space="preserve"> based on their location, and time. (</w:t>
      </w:r>
      <w:r w:rsidR="00E1270B">
        <w:t>Process</w:t>
      </w:r>
      <w:r>
        <w:t>-oriented)</w:t>
      </w:r>
      <w:bookmarkEnd w:id="73"/>
    </w:p>
    <w:p w14:paraId="7516D72F" w14:textId="5A19F1EC" w:rsidR="00A60CC0" w:rsidRDefault="00000000" w:rsidP="00E1270B">
      <w:pPr>
        <w:numPr>
          <w:ilvl w:val="0"/>
          <w:numId w:val="90"/>
        </w:numPr>
        <w:ind w:leftChars="0" w:firstLineChars="0"/>
      </w:pPr>
      <w:bookmarkStart w:id="74" w:name="_Toc131271939"/>
      <w:r>
        <w:t>The system shall display up-to-date details regarding the availability of location. (</w:t>
      </w:r>
      <w:r w:rsidR="00E1270B">
        <w:t>Information</w:t>
      </w:r>
      <w:r>
        <w:t>-oriented)</w:t>
      </w:r>
      <w:bookmarkEnd w:id="74"/>
    </w:p>
    <w:p w14:paraId="084A10ED" w14:textId="2159EE8C" w:rsidR="00A60CC0" w:rsidRDefault="00000000" w:rsidP="00E1270B">
      <w:pPr>
        <w:numPr>
          <w:ilvl w:val="0"/>
          <w:numId w:val="90"/>
        </w:numPr>
        <w:ind w:leftChars="0" w:firstLineChars="0"/>
      </w:pPr>
      <w:bookmarkStart w:id="75" w:name="_Toc131271940"/>
      <w:r>
        <w:t xml:space="preserve">The system shall allow users to reserve a parking spot within </w:t>
      </w:r>
      <w:r w:rsidR="00CB3D62">
        <w:t xml:space="preserve">the </w:t>
      </w:r>
      <w:r>
        <w:t>desired time. (</w:t>
      </w:r>
      <w:r w:rsidR="00E1270B">
        <w:t>Process</w:t>
      </w:r>
      <w:r>
        <w:t>-oriented)</w:t>
      </w:r>
      <w:bookmarkEnd w:id="75"/>
    </w:p>
    <w:p w14:paraId="1C78087A" w14:textId="77777777" w:rsidR="00A60CC0" w:rsidRDefault="00000000">
      <w:pPr>
        <w:ind w:left="0" w:hanging="2"/>
      </w:pPr>
      <w:r>
        <w:t xml:space="preserve"> </w:t>
      </w:r>
    </w:p>
    <w:p w14:paraId="43E9E286" w14:textId="77777777" w:rsidR="00A60CC0" w:rsidRDefault="00000000">
      <w:pPr>
        <w:ind w:left="0" w:hanging="2"/>
        <w:rPr>
          <w:b/>
          <w:bCs/>
        </w:rPr>
      </w:pPr>
      <w:bookmarkStart w:id="76" w:name="_Toc131271941"/>
      <w:r w:rsidRPr="00E1270B">
        <w:rPr>
          <w:b/>
          <w:bCs/>
        </w:rPr>
        <w:t>4. Parking entrance:</w:t>
      </w:r>
      <w:bookmarkEnd w:id="76"/>
    </w:p>
    <w:p w14:paraId="3D90BF14" w14:textId="77777777" w:rsidR="00E1270B" w:rsidRPr="00E1270B" w:rsidRDefault="00E1270B">
      <w:pPr>
        <w:ind w:left="0" w:hanging="2"/>
        <w:rPr>
          <w:b/>
          <w:bCs/>
        </w:rPr>
      </w:pPr>
    </w:p>
    <w:p w14:paraId="7EA3FCFA" w14:textId="1FA0A4B5" w:rsidR="00A60CC0" w:rsidRDefault="00000000" w:rsidP="00E1270B">
      <w:pPr>
        <w:numPr>
          <w:ilvl w:val="0"/>
          <w:numId w:val="91"/>
        </w:numPr>
        <w:ind w:leftChars="0" w:firstLineChars="0"/>
      </w:pPr>
      <w:bookmarkStart w:id="77" w:name="_Toc131271942"/>
      <w:r>
        <w:t>The system shall provide a unique QR code to each registered driver. (</w:t>
      </w:r>
      <w:r w:rsidR="00E1270B">
        <w:t>Information</w:t>
      </w:r>
      <w:r>
        <w:t>-oriented)</w:t>
      </w:r>
      <w:bookmarkEnd w:id="77"/>
    </w:p>
    <w:p w14:paraId="742CFBE7" w14:textId="2B8FDA0E" w:rsidR="00A60CC0" w:rsidRDefault="00000000" w:rsidP="00E1270B">
      <w:pPr>
        <w:numPr>
          <w:ilvl w:val="0"/>
          <w:numId w:val="91"/>
        </w:numPr>
        <w:ind w:leftChars="0" w:firstLineChars="0"/>
      </w:pPr>
      <w:bookmarkStart w:id="78" w:name="_Toc131271943"/>
      <w:r>
        <w:lastRenderedPageBreak/>
        <w:t>The system shall verify the scanned QR code and confirm the identity of the driver.  (</w:t>
      </w:r>
      <w:r w:rsidR="00E1270B">
        <w:t>Process</w:t>
      </w:r>
      <w:r>
        <w:t>-oriented)</w:t>
      </w:r>
      <w:bookmarkEnd w:id="78"/>
    </w:p>
    <w:p w14:paraId="7CC8BB22" w14:textId="3506EE6D" w:rsidR="00A60CC0" w:rsidRDefault="00000000" w:rsidP="00E1270B">
      <w:pPr>
        <w:numPr>
          <w:ilvl w:val="0"/>
          <w:numId w:val="91"/>
        </w:numPr>
        <w:ind w:leftChars="0" w:firstLineChars="0"/>
      </w:pPr>
      <w:bookmarkStart w:id="79" w:name="_Toc131271944"/>
      <w:r>
        <w:t>The barrier shall be equipped with a mechanism to open automatically upon successful verification of the QR code. (</w:t>
      </w:r>
      <w:r w:rsidR="00E1270B">
        <w:t>Process</w:t>
      </w:r>
      <w:r>
        <w:t>-oriented)</w:t>
      </w:r>
      <w:bookmarkEnd w:id="79"/>
    </w:p>
    <w:p w14:paraId="3BC00F0C" w14:textId="1B03D4EF" w:rsidR="00A60CC0" w:rsidRDefault="00000000" w:rsidP="00E1270B">
      <w:pPr>
        <w:numPr>
          <w:ilvl w:val="0"/>
          <w:numId w:val="91"/>
        </w:numPr>
        <w:ind w:leftChars="0" w:firstLineChars="0"/>
      </w:pPr>
      <w:bookmarkStart w:id="80" w:name="_Toc131271945"/>
      <w:r>
        <w:t xml:space="preserve">The system shall keep track of the number of available parking lots and update it in </w:t>
      </w:r>
      <w:r w:rsidR="00CB3D62">
        <w:t>real-time</w:t>
      </w:r>
      <w:r>
        <w:t>. (</w:t>
      </w:r>
      <w:r w:rsidR="00E1270B">
        <w:t>Information</w:t>
      </w:r>
      <w:r>
        <w:t>-oriented)</w:t>
      </w:r>
      <w:bookmarkEnd w:id="80"/>
    </w:p>
    <w:p w14:paraId="520E1766" w14:textId="77777777" w:rsidR="00A60CC0" w:rsidRDefault="00A60CC0">
      <w:pPr>
        <w:ind w:left="0" w:hanging="2"/>
      </w:pPr>
    </w:p>
    <w:p w14:paraId="611ED0F9" w14:textId="77777777" w:rsidR="00E1270B" w:rsidRDefault="00E1270B">
      <w:pPr>
        <w:ind w:left="0" w:hanging="2"/>
      </w:pPr>
    </w:p>
    <w:p w14:paraId="01A48E4F" w14:textId="77777777" w:rsidR="00A60CC0" w:rsidRDefault="00000000">
      <w:pPr>
        <w:ind w:left="0" w:hanging="2"/>
        <w:rPr>
          <w:b/>
          <w:bCs/>
        </w:rPr>
      </w:pPr>
      <w:bookmarkStart w:id="81" w:name="_Toc131271946"/>
      <w:r w:rsidRPr="00E1270B">
        <w:rPr>
          <w:b/>
          <w:bCs/>
        </w:rPr>
        <w:t>5. Vehicle detection:</w:t>
      </w:r>
      <w:bookmarkEnd w:id="81"/>
    </w:p>
    <w:p w14:paraId="58884229" w14:textId="77777777" w:rsidR="00E1270B" w:rsidRPr="00E1270B" w:rsidRDefault="00E1270B">
      <w:pPr>
        <w:ind w:left="0" w:hanging="2"/>
        <w:rPr>
          <w:b/>
          <w:bCs/>
        </w:rPr>
      </w:pPr>
    </w:p>
    <w:p w14:paraId="20F40F8B" w14:textId="74946A05" w:rsidR="00A60CC0" w:rsidRDefault="00000000" w:rsidP="00E1270B">
      <w:pPr>
        <w:numPr>
          <w:ilvl w:val="0"/>
          <w:numId w:val="92"/>
        </w:numPr>
        <w:ind w:leftChars="0" w:firstLineChars="0"/>
      </w:pPr>
      <w:bookmarkStart w:id="82" w:name="_Toc131271947"/>
      <w:r>
        <w:t>The</w:t>
      </w:r>
      <w:r w:rsidR="0061326C">
        <w:t xml:space="preserve"> ultrasonic</w:t>
      </w:r>
      <w:r>
        <w:t xml:space="preserve"> sensor must be installed and calibrated properly. (</w:t>
      </w:r>
      <w:r w:rsidR="00E1270B">
        <w:t>Process</w:t>
      </w:r>
      <w:r>
        <w:t>-oriented)</w:t>
      </w:r>
      <w:bookmarkEnd w:id="82"/>
    </w:p>
    <w:p w14:paraId="4E050CBB" w14:textId="1BDAC65C" w:rsidR="00A60CC0" w:rsidRDefault="00000000" w:rsidP="00E1270B">
      <w:pPr>
        <w:numPr>
          <w:ilvl w:val="0"/>
          <w:numId w:val="92"/>
        </w:numPr>
        <w:spacing w:line="276" w:lineRule="auto"/>
        <w:ind w:leftChars="0" w:firstLineChars="0"/>
      </w:pPr>
      <w:bookmarkStart w:id="83" w:name="_Toc131271948"/>
      <w:r>
        <w:t xml:space="preserve">The system must be able to receive signals from the sensor in </w:t>
      </w:r>
      <w:r w:rsidR="00CB3D62">
        <w:t>real time</w:t>
      </w:r>
      <w:r>
        <w:t>. (</w:t>
      </w:r>
      <w:r w:rsidR="00E1270B">
        <w:t>Information</w:t>
      </w:r>
      <w:r>
        <w:t>-oriented)</w:t>
      </w:r>
      <w:bookmarkEnd w:id="83"/>
    </w:p>
    <w:p w14:paraId="32C640FB" w14:textId="0134F3B2" w:rsidR="00A60CC0" w:rsidRDefault="00000000" w:rsidP="00E1270B">
      <w:pPr>
        <w:numPr>
          <w:ilvl w:val="0"/>
          <w:numId w:val="92"/>
        </w:numPr>
        <w:spacing w:line="276" w:lineRule="auto"/>
        <w:ind w:leftChars="0" w:firstLineChars="0"/>
      </w:pPr>
      <w:bookmarkStart w:id="84" w:name="_Toc131271949"/>
      <w:r>
        <w:t xml:space="preserve">The system must be able to update the parking slot status in </w:t>
      </w:r>
      <w:r w:rsidR="00CB3D62">
        <w:t>real time</w:t>
      </w:r>
      <w:r>
        <w:t>. (</w:t>
      </w:r>
      <w:r w:rsidR="00E1270B">
        <w:t>Information</w:t>
      </w:r>
      <w:r>
        <w:t>-oriented)</w:t>
      </w:r>
      <w:bookmarkEnd w:id="84"/>
    </w:p>
    <w:p w14:paraId="7AB7B3A6" w14:textId="245E0700" w:rsidR="00A60CC0" w:rsidRDefault="00000000" w:rsidP="00E1270B">
      <w:pPr>
        <w:numPr>
          <w:ilvl w:val="0"/>
          <w:numId w:val="92"/>
        </w:numPr>
        <w:spacing w:after="240" w:line="276" w:lineRule="auto"/>
        <w:ind w:leftChars="0" w:firstLineChars="0"/>
      </w:pPr>
      <w:bookmarkStart w:id="85" w:name="_Toc131271950"/>
      <w:r>
        <w:t>The system must be able to log and display error messages in case of sensor malfunctions. (</w:t>
      </w:r>
      <w:r w:rsidR="00E1270B">
        <w:t>Information</w:t>
      </w:r>
      <w:r>
        <w:t>-oriented)</w:t>
      </w:r>
      <w:bookmarkEnd w:id="85"/>
    </w:p>
    <w:p w14:paraId="7473D8AB" w14:textId="77777777" w:rsidR="00A60CC0" w:rsidRPr="00E1270B" w:rsidRDefault="00000000">
      <w:pPr>
        <w:ind w:left="0" w:hanging="2"/>
        <w:rPr>
          <w:b/>
          <w:bCs/>
        </w:rPr>
      </w:pPr>
      <w:bookmarkStart w:id="86" w:name="_Toc131271951"/>
      <w:r w:rsidRPr="00E1270B">
        <w:rPr>
          <w:b/>
          <w:bCs/>
        </w:rPr>
        <w:t>6. Parking Time Tracking:</w:t>
      </w:r>
      <w:bookmarkEnd w:id="86"/>
    </w:p>
    <w:p w14:paraId="1B4C1195" w14:textId="04973120" w:rsidR="00A60CC0" w:rsidRDefault="00000000" w:rsidP="00E1270B">
      <w:pPr>
        <w:numPr>
          <w:ilvl w:val="0"/>
          <w:numId w:val="93"/>
        </w:numPr>
        <w:spacing w:before="240" w:line="276" w:lineRule="auto"/>
        <w:ind w:leftChars="0" w:firstLineChars="0"/>
      </w:pPr>
      <w:bookmarkStart w:id="87" w:name="_Toc131271952"/>
      <w:r>
        <w:t>The mobile app must generate a unique QR code for each parking reservation. (</w:t>
      </w:r>
      <w:r w:rsidR="00E1270B">
        <w:t>Process</w:t>
      </w:r>
      <w:r>
        <w:t>-oriented)</w:t>
      </w:r>
      <w:bookmarkEnd w:id="87"/>
    </w:p>
    <w:p w14:paraId="504B458A" w14:textId="77777777" w:rsidR="00A60CC0" w:rsidRDefault="00000000" w:rsidP="00E1270B">
      <w:pPr>
        <w:numPr>
          <w:ilvl w:val="0"/>
          <w:numId w:val="93"/>
        </w:numPr>
        <w:spacing w:line="276" w:lineRule="auto"/>
        <w:ind w:leftChars="0" w:firstLineChars="0"/>
      </w:pPr>
      <w:bookmarkStart w:id="88" w:name="_Toc131271953"/>
      <w:r>
        <w:t>The special machine placed at entrances and exits must be able to read the QR code from the mobile app. (process-oriented)</w:t>
      </w:r>
      <w:bookmarkEnd w:id="88"/>
    </w:p>
    <w:p w14:paraId="72B792C0" w14:textId="500ECB4D" w:rsidR="00A60CC0" w:rsidRDefault="00000000" w:rsidP="00E1270B">
      <w:pPr>
        <w:numPr>
          <w:ilvl w:val="0"/>
          <w:numId w:val="93"/>
        </w:numPr>
        <w:spacing w:after="240" w:line="276" w:lineRule="auto"/>
        <w:ind w:leftChars="0" w:firstLineChars="0"/>
      </w:pPr>
      <w:bookmarkStart w:id="89" w:name="_Toc131271954"/>
      <w:r>
        <w:t>The system must be able to record the user's entry time accurately. (</w:t>
      </w:r>
      <w:r w:rsidR="00E1270B">
        <w:t>Process</w:t>
      </w:r>
      <w:r>
        <w:t>-oriented)</w:t>
      </w:r>
      <w:bookmarkEnd w:id="89"/>
    </w:p>
    <w:p w14:paraId="0785C4DE" w14:textId="77777777" w:rsidR="00A60CC0" w:rsidRDefault="00000000">
      <w:pPr>
        <w:ind w:left="0" w:hanging="2"/>
        <w:rPr>
          <w:b/>
          <w:bCs/>
        </w:rPr>
      </w:pPr>
      <w:bookmarkStart w:id="90" w:name="_Toc131271955"/>
      <w:r w:rsidRPr="00E1270B">
        <w:rPr>
          <w:b/>
          <w:bCs/>
        </w:rPr>
        <w:t>7. Parking payment:</w:t>
      </w:r>
      <w:bookmarkEnd w:id="90"/>
    </w:p>
    <w:p w14:paraId="3072C1F6" w14:textId="77777777" w:rsidR="00E1270B" w:rsidRPr="00E1270B" w:rsidRDefault="00E1270B">
      <w:pPr>
        <w:ind w:left="0" w:hanging="2"/>
        <w:rPr>
          <w:b/>
          <w:bCs/>
        </w:rPr>
      </w:pPr>
    </w:p>
    <w:p w14:paraId="31DE2887" w14:textId="589320EB" w:rsidR="00A60CC0" w:rsidRDefault="00000000" w:rsidP="00E1270B">
      <w:pPr>
        <w:numPr>
          <w:ilvl w:val="0"/>
          <w:numId w:val="94"/>
        </w:numPr>
        <w:ind w:leftChars="0" w:firstLineChars="0"/>
      </w:pPr>
      <w:bookmarkStart w:id="91" w:name="_Toc131271956"/>
      <w:r>
        <w:t xml:space="preserve">The system shall allow users to make payments for parking by using their chosen payment method, such as credit/debit card or mobile </w:t>
      </w:r>
      <w:r w:rsidR="00CB3D62">
        <w:t>wallet</w:t>
      </w:r>
      <w:r>
        <w:t xml:space="preserve"> options. (</w:t>
      </w:r>
      <w:r w:rsidR="00E1270B">
        <w:t>Process</w:t>
      </w:r>
      <w:r>
        <w:t>-oriented)</w:t>
      </w:r>
      <w:bookmarkEnd w:id="91"/>
    </w:p>
    <w:p w14:paraId="32C59F81" w14:textId="2072A193" w:rsidR="00A60CC0" w:rsidRDefault="00000000" w:rsidP="00E1270B">
      <w:pPr>
        <w:numPr>
          <w:ilvl w:val="0"/>
          <w:numId w:val="94"/>
        </w:numPr>
        <w:ind w:leftChars="0" w:firstLineChars="0"/>
      </w:pPr>
      <w:bookmarkStart w:id="92" w:name="_Toc131271957"/>
      <w:r>
        <w:t xml:space="preserve">The system shall furnish the user with a receipt or confirmation of payment once </w:t>
      </w:r>
      <w:r w:rsidR="00CB3D62">
        <w:t xml:space="preserve">the </w:t>
      </w:r>
      <w:r>
        <w:t xml:space="preserve">transaction </w:t>
      </w:r>
      <w:r w:rsidR="00CB3D62">
        <w:t xml:space="preserve">is </w:t>
      </w:r>
      <w:r>
        <w:t>completed successfully.  (</w:t>
      </w:r>
      <w:r w:rsidR="00E1270B">
        <w:t>Information</w:t>
      </w:r>
      <w:r>
        <w:t>-oriented)</w:t>
      </w:r>
      <w:bookmarkEnd w:id="92"/>
    </w:p>
    <w:p w14:paraId="6284F73F" w14:textId="77777777" w:rsidR="00A60CC0" w:rsidRDefault="00A60CC0">
      <w:pPr>
        <w:ind w:left="0" w:hanging="2"/>
      </w:pPr>
    </w:p>
    <w:p w14:paraId="6C28B898" w14:textId="77777777" w:rsidR="00E1270B" w:rsidRDefault="00E1270B">
      <w:pPr>
        <w:ind w:left="0" w:hanging="2"/>
      </w:pPr>
    </w:p>
    <w:p w14:paraId="220E0E7F" w14:textId="77777777" w:rsidR="00A60CC0" w:rsidRDefault="00000000">
      <w:pPr>
        <w:ind w:left="0" w:hanging="2"/>
        <w:rPr>
          <w:b/>
          <w:bCs/>
        </w:rPr>
      </w:pPr>
      <w:bookmarkStart w:id="93" w:name="_Toc131271958"/>
      <w:r w:rsidRPr="00E1270B">
        <w:rPr>
          <w:b/>
          <w:bCs/>
        </w:rPr>
        <w:t>8. Parking exit:</w:t>
      </w:r>
      <w:bookmarkEnd w:id="93"/>
    </w:p>
    <w:p w14:paraId="1E9CEA29" w14:textId="77777777" w:rsidR="00E1270B" w:rsidRPr="00E1270B" w:rsidRDefault="00E1270B">
      <w:pPr>
        <w:ind w:left="0" w:hanging="2"/>
        <w:rPr>
          <w:b/>
          <w:bCs/>
        </w:rPr>
      </w:pPr>
    </w:p>
    <w:p w14:paraId="104ED31D" w14:textId="28B69079" w:rsidR="00A60CC0" w:rsidRDefault="00000000" w:rsidP="00E1270B">
      <w:pPr>
        <w:numPr>
          <w:ilvl w:val="0"/>
          <w:numId w:val="95"/>
        </w:numPr>
        <w:ind w:leftChars="0" w:firstLineChars="0"/>
      </w:pPr>
      <w:bookmarkStart w:id="94" w:name="_Toc131271959"/>
      <w:r>
        <w:t>The system shall require a parking sensor to calculate the total parking fee and charge the user’s payment method. (</w:t>
      </w:r>
      <w:r w:rsidR="00E1270B">
        <w:t>Process</w:t>
      </w:r>
      <w:r>
        <w:t>-oriented)</w:t>
      </w:r>
      <w:bookmarkEnd w:id="94"/>
    </w:p>
    <w:p w14:paraId="3B05C31F" w14:textId="3978FAC8" w:rsidR="00A60CC0" w:rsidRDefault="00000000" w:rsidP="00E1270B">
      <w:pPr>
        <w:numPr>
          <w:ilvl w:val="0"/>
          <w:numId w:val="95"/>
        </w:numPr>
        <w:ind w:leftChars="0" w:firstLineChars="0"/>
      </w:pPr>
      <w:bookmarkStart w:id="95" w:name="_Toc131271960"/>
      <w:r>
        <w:t>The system shall allow you to exit the parking lot after successful payment. (</w:t>
      </w:r>
      <w:r w:rsidR="00E1270B">
        <w:t>Process</w:t>
      </w:r>
      <w:r>
        <w:t>-oriented)</w:t>
      </w:r>
      <w:bookmarkEnd w:id="95"/>
    </w:p>
    <w:p w14:paraId="671B4FF4" w14:textId="488E4EA8" w:rsidR="00A60CC0" w:rsidRDefault="00000000" w:rsidP="00E1270B">
      <w:pPr>
        <w:numPr>
          <w:ilvl w:val="0"/>
          <w:numId w:val="95"/>
        </w:numPr>
        <w:ind w:leftChars="0" w:firstLineChars="0"/>
      </w:pPr>
      <w:bookmarkStart w:id="96" w:name="_Toc131271961"/>
      <w:r>
        <w:t>The system shall update that parking space as vacant. (</w:t>
      </w:r>
      <w:r w:rsidR="00E1270B">
        <w:t>Information</w:t>
      </w:r>
      <w:r>
        <w:t>-oriented)</w:t>
      </w:r>
      <w:bookmarkEnd w:id="96"/>
    </w:p>
    <w:p w14:paraId="1DD73FB9" w14:textId="77777777" w:rsidR="00A60CC0" w:rsidRDefault="00A60CC0">
      <w:pPr>
        <w:ind w:left="0" w:hanging="2"/>
      </w:pPr>
    </w:p>
    <w:p w14:paraId="715CDF6E" w14:textId="77777777" w:rsidR="008B1C74" w:rsidRDefault="008B1C74">
      <w:pPr>
        <w:ind w:left="0" w:hanging="2"/>
      </w:pPr>
    </w:p>
    <w:p w14:paraId="46D0D640" w14:textId="77777777" w:rsidR="008B1C74" w:rsidRDefault="008B1C74">
      <w:pPr>
        <w:ind w:left="0" w:hanging="2"/>
      </w:pPr>
    </w:p>
    <w:p w14:paraId="36EB0E70" w14:textId="77777777" w:rsidR="008B1C74" w:rsidRDefault="008B1C74">
      <w:pPr>
        <w:ind w:left="0" w:hanging="2"/>
      </w:pPr>
    </w:p>
    <w:p w14:paraId="7C701E36" w14:textId="77777777" w:rsidR="00E1270B" w:rsidRDefault="00E1270B">
      <w:pPr>
        <w:ind w:left="0" w:hanging="2"/>
      </w:pPr>
    </w:p>
    <w:p w14:paraId="65B46E40" w14:textId="77777777" w:rsidR="00A60CC0" w:rsidRDefault="00000000">
      <w:pPr>
        <w:ind w:left="0" w:hanging="2"/>
        <w:rPr>
          <w:b/>
          <w:bCs/>
        </w:rPr>
      </w:pPr>
      <w:bookmarkStart w:id="97" w:name="_Toc131271962"/>
      <w:r w:rsidRPr="00E1270B">
        <w:rPr>
          <w:b/>
          <w:bCs/>
        </w:rPr>
        <w:lastRenderedPageBreak/>
        <w:t>9.Parking history:</w:t>
      </w:r>
      <w:bookmarkEnd w:id="97"/>
    </w:p>
    <w:p w14:paraId="38D8F391" w14:textId="77777777" w:rsidR="00E1270B" w:rsidRPr="00E1270B" w:rsidRDefault="00E1270B">
      <w:pPr>
        <w:ind w:left="0" w:hanging="2"/>
        <w:rPr>
          <w:b/>
          <w:bCs/>
        </w:rPr>
      </w:pPr>
    </w:p>
    <w:p w14:paraId="55F6897B" w14:textId="284060B9" w:rsidR="00A60CC0" w:rsidRDefault="00000000" w:rsidP="00E1270B">
      <w:pPr>
        <w:numPr>
          <w:ilvl w:val="0"/>
          <w:numId w:val="96"/>
        </w:numPr>
        <w:ind w:leftChars="0" w:firstLineChars="0"/>
      </w:pPr>
      <w:bookmarkStart w:id="98" w:name="_Toc131271963"/>
      <w:r>
        <w:t xml:space="preserve">The system shall allow users to view parking history, </w:t>
      </w:r>
      <w:r w:rsidR="00E1270B">
        <w:t>fees,</w:t>
      </w:r>
      <w:r>
        <w:t xml:space="preserve"> and locations. (</w:t>
      </w:r>
      <w:r w:rsidR="00E1270B">
        <w:t>Information</w:t>
      </w:r>
      <w:r>
        <w:t>-oriented)</w:t>
      </w:r>
      <w:bookmarkEnd w:id="98"/>
    </w:p>
    <w:p w14:paraId="6E0513AA" w14:textId="3C622058" w:rsidR="00A60CC0" w:rsidRDefault="00000000" w:rsidP="00E1270B">
      <w:pPr>
        <w:numPr>
          <w:ilvl w:val="0"/>
          <w:numId w:val="96"/>
        </w:numPr>
        <w:ind w:leftChars="0" w:firstLineChars="0"/>
      </w:pPr>
      <w:bookmarkStart w:id="99" w:name="_Toc131271964"/>
      <w:r>
        <w:t xml:space="preserve">The system shall provide users with the ability </w:t>
      </w:r>
      <w:r w:rsidR="00CB3D62">
        <w:t>to download</w:t>
      </w:r>
      <w:r>
        <w:t xml:space="preserve"> their parking history receipts. (</w:t>
      </w:r>
      <w:r w:rsidR="00E1270B">
        <w:t>Information</w:t>
      </w:r>
      <w:r>
        <w:t>-oriented)</w:t>
      </w:r>
      <w:bookmarkEnd w:id="99"/>
    </w:p>
    <w:p w14:paraId="53D054BF" w14:textId="77777777" w:rsidR="00A60CC0" w:rsidRDefault="00A60CC0">
      <w:pPr>
        <w:ind w:left="0" w:hanging="2"/>
      </w:pPr>
    </w:p>
    <w:p w14:paraId="138BED8D" w14:textId="77777777" w:rsidR="00E1270B" w:rsidRDefault="00E1270B">
      <w:pPr>
        <w:ind w:left="0" w:hanging="2"/>
      </w:pPr>
    </w:p>
    <w:p w14:paraId="754CCE5F" w14:textId="77777777" w:rsidR="00E1270B" w:rsidRDefault="00E1270B">
      <w:pPr>
        <w:ind w:left="0" w:hanging="2"/>
      </w:pPr>
    </w:p>
    <w:p w14:paraId="7A50041E" w14:textId="77777777" w:rsidR="00A60CC0" w:rsidRDefault="00000000">
      <w:pPr>
        <w:ind w:left="0" w:hanging="2"/>
        <w:rPr>
          <w:b/>
          <w:bCs/>
        </w:rPr>
      </w:pPr>
      <w:bookmarkStart w:id="100" w:name="_Toc131271965"/>
      <w:r w:rsidRPr="00E1270B">
        <w:rPr>
          <w:b/>
          <w:bCs/>
        </w:rPr>
        <w:t>10.  Contact customer support:</w:t>
      </w:r>
      <w:bookmarkEnd w:id="100"/>
    </w:p>
    <w:p w14:paraId="2F7E18A1" w14:textId="77777777" w:rsidR="00E1270B" w:rsidRPr="00E1270B" w:rsidRDefault="00E1270B">
      <w:pPr>
        <w:ind w:left="0" w:hanging="2"/>
        <w:rPr>
          <w:b/>
          <w:bCs/>
        </w:rPr>
      </w:pPr>
    </w:p>
    <w:p w14:paraId="6ABADFD8" w14:textId="0A604A5C" w:rsidR="00A60CC0" w:rsidRDefault="00000000" w:rsidP="00E1270B">
      <w:pPr>
        <w:pStyle w:val="ListParagraph"/>
        <w:numPr>
          <w:ilvl w:val="0"/>
          <w:numId w:val="97"/>
        </w:numPr>
        <w:ind w:leftChars="0" w:firstLineChars="0"/>
      </w:pPr>
      <w:bookmarkStart w:id="101" w:name="_Toc131271966"/>
      <w:r>
        <w:t>The system shall provide a customer support contact options such as email, phone number and online chat. (</w:t>
      </w:r>
      <w:r w:rsidR="00E1270B">
        <w:t>Information</w:t>
      </w:r>
      <w:r>
        <w:t>-oriented)</w:t>
      </w:r>
      <w:bookmarkEnd w:id="101"/>
    </w:p>
    <w:p w14:paraId="1E2A3F82" w14:textId="05E86035" w:rsidR="00A60CC0" w:rsidRDefault="00000000" w:rsidP="00E1270B">
      <w:pPr>
        <w:pStyle w:val="ListParagraph"/>
        <w:numPr>
          <w:ilvl w:val="0"/>
          <w:numId w:val="97"/>
        </w:numPr>
        <w:ind w:leftChars="0" w:firstLineChars="0"/>
      </w:pPr>
      <w:bookmarkStart w:id="102" w:name="_Toc131271967"/>
      <w:r>
        <w:t>The system shall allow user to give feedback or report any problem that they are faced. (</w:t>
      </w:r>
      <w:r w:rsidR="00E1270B">
        <w:t>Process</w:t>
      </w:r>
      <w:r>
        <w:t>-oriented)</w:t>
      </w:r>
      <w:bookmarkEnd w:id="102"/>
    </w:p>
    <w:p w14:paraId="55D31021" w14:textId="5A71755E" w:rsidR="00A60CC0" w:rsidRDefault="00000000" w:rsidP="00E1270B">
      <w:pPr>
        <w:pStyle w:val="ListParagraph"/>
        <w:numPr>
          <w:ilvl w:val="0"/>
          <w:numId w:val="97"/>
        </w:numPr>
        <w:ind w:leftChars="0" w:firstLineChars="0"/>
      </w:pPr>
      <w:bookmarkStart w:id="103" w:name="_Toc131271968"/>
      <w:r>
        <w:t xml:space="preserve">The system shall provide a response to all </w:t>
      </w:r>
      <w:r w:rsidR="00CB3D62">
        <w:t>feedback</w:t>
      </w:r>
      <w:r>
        <w:t xml:space="preserve"> and a solution to their problems within a certain time. (</w:t>
      </w:r>
      <w:r w:rsidR="00E1270B">
        <w:t>Process</w:t>
      </w:r>
      <w:r>
        <w:t>-oriented)</w:t>
      </w:r>
      <w:bookmarkEnd w:id="103"/>
    </w:p>
    <w:p w14:paraId="3A4A4738" w14:textId="77777777" w:rsidR="00E1270B" w:rsidRDefault="00E1270B">
      <w:pPr>
        <w:ind w:left="0" w:hanging="2"/>
      </w:pPr>
    </w:p>
    <w:p w14:paraId="290D4C2B" w14:textId="77777777" w:rsidR="00E1270B" w:rsidRDefault="00E1270B">
      <w:pPr>
        <w:ind w:left="0" w:hanging="2"/>
      </w:pPr>
    </w:p>
    <w:p w14:paraId="3A24A780" w14:textId="77777777" w:rsidR="00A60CC0" w:rsidRDefault="00000000">
      <w:pPr>
        <w:ind w:left="0" w:hanging="2"/>
        <w:rPr>
          <w:b/>
          <w:bCs/>
        </w:rPr>
      </w:pPr>
      <w:bookmarkStart w:id="104" w:name="_Toc131271969"/>
      <w:r w:rsidRPr="00E1270B">
        <w:rPr>
          <w:b/>
          <w:bCs/>
        </w:rPr>
        <w:t xml:space="preserve">11. </w:t>
      </w:r>
      <w:r w:rsidRPr="00E1270B">
        <w:rPr>
          <w:b/>
          <w:bCs/>
        </w:rPr>
        <w:tab/>
        <w:t>Parking rates management:</w:t>
      </w:r>
      <w:bookmarkEnd w:id="104"/>
    </w:p>
    <w:p w14:paraId="3B943243" w14:textId="77777777" w:rsidR="00E1270B" w:rsidRPr="00E1270B" w:rsidRDefault="00E1270B">
      <w:pPr>
        <w:ind w:left="0" w:hanging="2"/>
        <w:rPr>
          <w:b/>
          <w:bCs/>
        </w:rPr>
      </w:pPr>
    </w:p>
    <w:p w14:paraId="2B3A9FDC" w14:textId="77777777" w:rsidR="00A60CC0" w:rsidRDefault="00000000" w:rsidP="00E1270B">
      <w:pPr>
        <w:numPr>
          <w:ilvl w:val="0"/>
          <w:numId w:val="98"/>
        </w:numPr>
        <w:ind w:leftChars="0" w:firstLineChars="0"/>
      </w:pPr>
      <w:bookmarkStart w:id="105" w:name="_Toc131271970"/>
      <w:r>
        <w:t>The system must provide a secure login mechanism for the system admin. (information-oriented)</w:t>
      </w:r>
      <w:bookmarkEnd w:id="105"/>
    </w:p>
    <w:p w14:paraId="031383E8" w14:textId="3C6EAE8C" w:rsidR="00A60CC0" w:rsidRDefault="00000000" w:rsidP="00E1270B">
      <w:pPr>
        <w:numPr>
          <w:ilvl w:val="0"/>
          <w:numId w:val="98"/>
        </w:numPr>
        <w:ind w:leftChars="0" w:firstLineChars="0"/>
      </w:pPr>
      <w:bookmarkStart w:id="106" w:name="_Toc131271971"/>
      <w:r>
        <w:t>The system must allow the system admin to edit parking rates for different time periods (hourly, daily, and monthly).  (</w:t>
      </w:r>
      <w:r w:rsidR="00E1270B">
        <w:t>Process</w:t>
      </w:r>
      <w:r>
        <w:t>-oriented)</w:t>
      </w:r>
      <w:bookmarkEnd w:id="106"/>
    </w:p>
    <w:p w14:paraId="1EB80B9D" w14:textId="77777777" w:rsidR="00A60CC0" w:rsidRDefault="00000000">
      <w:pPr>
        <w:ind w:left="0" w:hanging="2"/>
      </w:pPr>
      <w:r>
        <w:t xml:space="preserve"> </w:t>
      </w:r>
    </w:p>
    <w:p w14:paraId="15A23F96" w14:textId="77777777" w:rsidR="00A60CC0" w:rsidRDefault="00000000">
      <w:pPr>
        <w:pStyle w:val="Heading2"/>
        <w:ind w:left="0" w:hanging="2"/>
      </w:pPr>
      <w:bookmarkStart w:id="107" w:name="_Toc131271972"/>
      <w:r>
        <w:t>Nonfunctional Requirements</w:t>
      </w:r>
      <w:bookmarkEnd w:id="107"/>
    </w:p>
    <w:p w14:paraId="0C6E14CB" w14:textId="77777777" w:rsidR="00A60CC0" w:rsidRDefault="00A60CC0">
      <w:pPr>
        <w:ind w:left="0" w:hanging="2"/>
      </w:pPr>
    </w:p>
    <w:p w14:paraId="7620652B" w14:textId="503C2166" w:rsidR="00A60CC0" w:rsidRDefault="00E1270B">
      <w:pPr>
        <w:ind w:left="0" w:hanging="2"/>
        <w:rPr>
          <w:b/>
        </w:rPr>
      </w:pPr>
      <w:bookmarkStart w:id="108" w:name="_Toc131271973"/>
      <w:r w:rsidRPr="00E1270B">
        <w:rPr>
          <w:rFonts w:asciiTheme="minorHAnsi" w:eastAsia="Arial" w:hAnsiTheme="minorHAnsi" w:cs="Arial"/>
          <w:b/>
          <w:bCs/>
        </w:rPr>
        <w:t>1</w:t>
      </w:r>
      <w:r>
        <w:rPr>
          <w:rFonts w:ascii="Arial" w:eastAsia="Arial" w:hAnsi="Arial" w:cs="Arial"/>
          <w:b/>
          <w:bCs/>
        </w:rPr>
        <w:t>.</w:t>
      </w:r>
      <w:r>
        <w:rPr>
          <w:b/>
        </w:rPr>
        <w:t>Operational requirements:</w:t>
      </w:r>
      <w:bookmarkEnd w:id="108"/>
    </w:p>
    <w:p w14:paraId="28CC6820" w14:textId="77777777" w:rsidR="00E1270B" w:rsidRDefault="00E1270B">
      <w:pPr>
        <w:ind w:left="0" w:hanging="2"/>
        <w:rPr>
          <w:b/>
        </w:rPr>
      </w:pPr>
    </w:p>
    <w:p w14:paraId="6407B45C" w14:textId="77777777" w:rsidR="00E1270B" w:rsidRDefault="00E1270B" w:rsidP="00E1270B">
      <w:pPr>
        <w:numPr>
          <w:ilvl w:val="0"/>
          <w:numId w:val="82"/>
        </w:numPr>
        <w:ind w:leftChars="0" w:firstLineChars="0"/>
      </w:pPr>
      <w:bookmarkStart w:id="109" w:name="_Toc131271974"/>
      <w:r>
        <w:t>The system should be always accessible, except for planned maintenance intervals.</w:t>
      </w:r>
      <w:bookmarkEnd w:id="109"/>
    </w:p>
    <w:p w14:paraId="169F2037" w14:textId="77777777" w:rsidR="00E1270B" w:rsidRDefault="00E1270B" w:rsidP="00E1270B">
      <w:pPr>
        <w:numPr>
          <w:ilvl w:val="0"/>
          <w:numId w:val="82"/>
        </w:numPr>
        <w:ind w:leftChars="0" w:firstLineChars="0"/>
      </w:pPr>
      <w:bookmarkStart w:id="110" w:name="_Toc131271975"/>
      <w:r>
        <w:t>The system should have the ability to process at least 100 concurrent user requests without causing a notable decline in performance.</w:t>
      </w:r>
      <w:bookmarkEnd w:id="110"/>
    </w:p>
    <w:p w14:paraId="71A39BF2" w14:textId="77777777" w:rsidR="00E1270B" w:rsidRDefault="00E1270B" w:rsidP="00E1270B">
      <w:pPr>
        <w:numPr>
          <w:ilvl w:val="0"/>
          <w:numId w:val="82"/>
        </w:numPr>
        <w:ind w:leftChars="0" w:firstLineChars="0"/>
      </w:pPr>
      <w:bookmarkStart w:id="111" w:name="_Toc131271976"/>
      <w:r>
        <w:t>The system should be able to recover from a system failure in less than 5 minutes.</w:t>
      </w:r>
      <w:bookmarkEnd w:id="111"/>
    </w:p>
    <w:p w14:paraId="743B49BE" w14:textId="77777777" w:rsidR="00E1270B" w:rsidRDefault="00E1270B" w:rsidP="00E1270B">
      <w:pPr>
        <w:ind w:leftChars="0" w:left="0" w:firstLineChars="0" w:firstLine="0"/>
      </w:pPr>
    </w:p>
    <w:p w14:paraId="20234218" w14:textId="77777777" w:rsidR="00E1270B" w:rsidRDefault="00E1270B" w:rsidP="00E1270B">
      <w:pPr>
        <w:ind w:leftChars="0" w:left="0" w:firstLineChars="0" w:firstLine="0"/>
      </w:pPr>
    </w:p>
    <w:p w14:paraId="20A71ED4" w14:textId="57E1BCAF" w:rsidR="00A60CC0" w:rsidRPr="00E1270B" w:rsidRDefault="00E1270B" w:rsidP="00E1270B">
      <w:pPr>
        <w:ind w:leftChars="0" w:left="0" w:firstLineChars="0" w:hanging="2"/>
        <w:rPr>
          <w:b/>
        </w:rPr>
      </w:pPr>
      <w:bookmarkStart w:id="112" w:name="_Toc131271977"/>
      <w:r>
        <w:rPr>
          <w:b/>
        </w:rPr>
        <w:t>2.</w:t>
      </w:r>
      <w:r w:rsidRPr="00E1270B">
        <w:rPr>
          <w:b/>
        </w:rPr>
        <w:t>Performance requirements:</w:t>
      </w:r>
      <w:bookmarkEnd w:id="112"/>
    </w:p>
    <w:p w14:paraId="342DA718" w14:textId="77777777" w:rsidR="00E1270B" w:rsidRPr="00E1270B" w:rsidRDefault="00E1270B" w:rsidP="00E1270B">
      <w:pPr>
        <w:ind w:leftChars="0" w:left="0" w:firstLineChars="0" w:firstLine="0"/>
        <w:rPr>
          <w:b/>
        </w:rPr>
      </w:pPr>
    </w:p>
    <w:p w14:paraId="46567857" w14:textId="77777777" w:rsidR="00A60CC0" w:rsidRDefault="00000000" w:rsidP="00E1270B">
      <w:pPr>
        <w:numPr>
          <w:ilvl w:val="0"/>
          <w:numId w:val="83"/>
        </w:numPr>
        <w:ind w:leftChars="0" w:firstLineChars="0"/>
      </w:pPr>
      <w:bookmarkStart w:id="113" w:name="_Toc131271978"/>
      <w:r>
        <w:t>The system should make transactions within 10 seconds.</w:t>
      </w:r>
      <w:bookmarkEnd w:id="113"/>
    </w:p>
    <w:p w14:paraId="7E538CD3" w14:textId="77777777" w:rsidR="00A60CC0" w:rsidRDefault="00000000" w:rsidP="00E1270B">
      <w:pPr>
        <w:numPr>
          <w:ilvl w:val="0"/>
          <w:numId w:val="83"/>
        </w:numPr>
        <w:ind w:leftChars="0" w:firstLineChars="0"/>
      </w:pPr>
      <w:bookmarkStart w:id="114" w:name="_Toc131271979"/>
      <w:r>
        <w:t>The system should be able to detect a car within less than 5 seconds.</w:t>
      </w:r>
      <w:bookmarkEnd w:id="114"/>
    </w:p>
    <w:p w14:paraId="664E7815" w14:textId="77777777" w:rsidR="00A60CC0" w:rsidRDefault="00000000" w:rsidP="00E1270B">
      <w:pPr>
        <w:numPr>
          <w:ilvl w:val="0"/>
          <w:numId w:val="83"/>
        </w:numPr>
        <w:ind w:leftChars="0" w:firstLineChars="0"/>
      </w:pPr>
      <w:bookmarkStart w:id="115" w:name="_Toc131271980"/>
      <w:r>
        <w:t>The system should update the information regarding available lots every minute.</w:t>
      </w:r>
      <w:bookmarkEnd w:id="115"/>
    </w:p>
    <w:p w14:paraId="7396D600" w14:textId="77777777" w:rsidR="00E1270B" w:rsidRDefault="00E1270B" w:rsidP="00E1270B">
      <w:pPr>
        <w:ind w:leftChars="0" w:left="0" w:firstLineChars="0" w:firstLine="0"/>
      </w:pPr>
    </w:p>
    <w:p w14:paraId="6B619A2A" w14:textId="18FE336B" w:rsidR="00A60CC0" w:rsidRPr="00E1270B" w:rsidRDefault="00E1270B" w:rsidP="00E1270B">
      <w:pPr>
        <w:ind w:leftChars="0" w:left="0" w:firstLineChars="0" w:hanging="2"/>
        <w:rPr>
          <w:b/>
        </w:rPr>
      </w:pPr>
      <w:bookmarkStart w:id="116" w:name="_Toc131271981"/>
      <w:r>
        <w:rPr>
          <w:b/>
        </w:rPr>
        <w:t xml:space="preserve">3. </w:t>
      </w:r>
      <w:r w:rsidRPr="00E1270B">
        <w:rPr>
          <w:b/>
        </w:rPr>
        <w:t>Usability requirements:</w:t>
      </w:r>
      <w:bookmarkEnd w:id="116"/>
    </w:p>
    <w:p w14:paraId="42E0C455" w14:textId="77777777" w:rsidR="00E1270B" w:rsidRPr="00E1270B" w:rsidRDefault="00E1270B" w:rsidP="00E1270B">
      <w:pPr>
        <w:ind w:leftChars="0" w:left="0" w:firstLineChars="0" w:firstLine="0"/>
        <w:rPr>
          <w:b/>
        </w:rPr>
      </w:pPr>
    </w:p>
    <w:p w14:paraId="1A64239D" w14:textId="77777777" w:rsidR="00A60CC0" w:rsidRDefault="00000000" w:rsidP="00E1270B">
      <w:pPr>
        <w:numPr>
          <w:ilvl w:val="0"/>
          <w:numId w:val="84"/>
        </w:numPr>
        <w:ind w:leftChars="0" w:firstLineChars="0"/>
      </w:pPr>
      <w:bookmarkStart w:id="117" w:name="_Toc131271982"/>
      <w:r>
        <w:t>The system should possess a user-friendly interface that is simple to navigate.</w:t>
      </w:r>
      <w:bookmarkEnd w:id="117"/>
    </w:p>
    <w:p w14:paraId="0EB6F64F" w14:textId="49918F2D" w:rsidR="00A60CC0" w:rsidRDefault="00000000" w:rsidP="00E1270B">
      <w:pPr>
        <w:numPr>
          <w:ilvl w:val="0"/>
          <w:numId w:val="84"/>
        </w:numPr>
        <w:ind w:leftChars="0" w:firstLineChars="0"/>
      </w:pPr>
      <w:bookmarkStart w:id="118" w:name="_Toc131271983"/>
      <w:r>
        <w:t xml:space="preserve">The system should provide precise guidance and feedback to the </w:t>
      </w:r>
      <w:r w:rsidR="00CB3D62">
        <w:t>users</w:t>
      </w:r>
      <w:r>
        <w:t xml:space="preserve"> throughout the entire process.</w:t>
      </w:r>
      <w:bookmarkEnd w:id="118"/>
    </w:p>
    <w:p w14:paraId="1C13F7FD" w14:textId="77777777" w:rsidR="00A60CC0" w:rsidRDefault="00000000">
      <w:pPr>
        <w:ind w:left="0" w:hanging="2"/>
      </w:pPr>
      <w:r>
        <w:t xml:space="preserve"> </w:t>
      </w:r>
    </w:p>
    <w:p w14:paraId="451D5CBB" w14:textId="046153E5" w:rsidR="00A60CC0" w:rsidRPr="00E1270B" w:rsidRDefault="00E1270B" w:rsidP="00E1270B">
      <w:pPr>
        <w:ind w:leftChars="0" w:left="0" w:firstLineChars="0" w:hanging="2"/>
        <w:rPr>
          <w:b/>
        </w:rPr>
      </w:pPr>
      <w:bookmarkStart w:id="119" w:name="_Toc131271984"/>
      <w:r>
        <w:rPr>
          <w:b/>
        </w:rPr>
        <w:lastRenderedPageBreak/>
        <w:t>4.</w:t>
      </w:r>
      <w:r w:rsidRPr="00E1270B">
        <w:rPr>
          <w:b/>
        </w:rPr>
        <w:t>Reliability requirements:</w:t>
      </w:r>
      <w:bookmarkEnd w:id="119"/>
    </w:p>
    <w:p w14:paraId="30C80848" w14:textId="77777777" w:rsidR="00E1270B" w:rsidRPr="00E1270B" w:rsidRDefault="00E1270B" w:rsidP="00E1270B">
      <w:pPr>
        <w:ind w:leftChars="0" w:left="0" w:firstLineChars="0" w:firstLine="0"/>
        <w:rPr>
          <w:b/>
        </w:rPr>
      </w:pPr>
    </w:p>
    <w:p w14:paraId="127B5824" w14:textId="702E9081" w:rsidR="00A60CC0" w:rsidRDefault="00000000" w:rsidP="00E1270B">
      <w:pPr>
        <w:numPr>
          <w:ilvl w:val="0"/>
          <w:numId w:val="85"/>
        </w:numPr>
        <w:ind w:leftChars="0" w:firstLineChars="0"/>
      </w:pPr>
      <w:bookmarkStart w:id="120" w:name="_Toc131271985"/>
      <w:r>
        <w:t>The system should be operational and available to users at least 99% of the time.</w:t>
      </w:r>
      <w:bookmarkEnd w:id="120"/>
    </w:p>
    <w:p w14:paraId="20F10744" w14:textId="77777777" w:rsidR="00A60CC0" w:rsidRDefault="00000000" w:rsidP="00E1270B">
      <w:pPr>
        <w:numPr>
          <w:ilvl w:val="0"/>
          <w:numId w:val="85"/>
        </w:numPr>
        <w:ind w:leftChars="0" w:firstLineChars="0"/>
      </w:pPr>
      <w:bookmarkStart w:id="121" w:name="_Toc131271986"/>
      <w:r>
        <w:t>The system should be able to recover from hardware and software failure within an hour.</w:t>
      </w:r>
      <w:bookmarkEnd w:id="121"/>
    </w:p>
    <w:p w14:paraId="59B0794B" w14:textId="469091CE" w:rsidR="00A60CC0" w:rsidRDefault="00000000" w:rsidP="00E1270B">
      <w:pPr>
        <w:numPr>
          <w:ilvl w:val="0"/>
          <w:numId w:val="86"/>
        </w:numPr>
        <w:ind w:leftChars="0" w:firstLineChars="0"/>
      </w:pPr>
      <w:bookmarkStart w:id="122" w:name="_Toc131271987"/>
      <w:r>
        <w:t xml:space="preserve">The system should be able to handle at least 10,000 user requests per day without any </w:t>
      </w:r>
      <w:r w:rsidR="00CB3D62">
        <w:t>interruptions</w:t>
      </w:r>
      <w:r>
        <w:t>.</w:t>
      </w:r>
      <w:bookmarkEnd w:id="122"/>
    </w:p>
    <w:p w14:paraId="209C0C48" w14:textId="77777777" w:rsidR="00E1270B" w:rsidRDefault="00E1270B" w:rsidP="00E1270B">
      <w:pPr>
        <w:ind w:leftChars="0" w:left="0" w:firstLineChars="0" w:firstLine="0"/>
      </w:pPr>
    </w:p>
    <w:p w14:paraId="622A17EC" w14:textId="3DB43407" w:rsidR="00A60CC0" w:rsidRDefault="00E1270B" w:rsidP="00E1270B">
      <w:pPr>
        <w:ind w:leftChars="0" w:left="0" w:firstLineChars="0" w:hanging="2"/>
      </w:pPr>
      <w:bookmarkStart w:id="123" w:name="_Toc131271988"/>
      <w:r>
        <w:rPr>
          <w:b/>
        </w:rPr>
        <w:t>5.</w:t>
      </w:r>
      <w:r w:rsidRPr="00E1270B">
        <w:rPr>
          <w:b/>
        </w:rPr>
        <w:t>Security requirements</w:t>
      </w:r>
      <w:r>
        <w:t>:</w:t>
      </w:r>
      <w:bookmarkEnd w:id="123"/>
    </w:p>
    <w:p w14:paraId="7AAFB292" w14:textId="77777777" w:rsidR="00E1270B" w:rsidRDefault="00E1270B" w:rsidP="00E1270B">
      <w:pPr>
        <w:ind w:leftChars="0" w:left="0" w:firstLineChars="0" w:firstLine="0"/>
      </w:pPr>
    </w:p>
    <w:p w14:paraId="03E4A53C" w14:textId="77777777" w:rsidR="00A60CC0" w:rsidRDefault="00000000" w:rsidP="00E1270B">
      <w:pPr>
        <w:numPr>
          <w:ilvl w:val="0"/>
          <w:numId w:val="87"/>
        </w:numPr>
        <w:ind w:leftChars="0" w:firstLineChars="0"/>
      </w:pPr>
      <w:bookmarkStart w:id="124" w:name="_Toc131271989"/>
      <w:r>
        <w:t>The system should use encryption to safeguard all communication between the user and the system.</w:t>
      </w:r>
      <w:bookmarkEnd w:id="124"/>
    </w:p>
    <w:p w14:paraId="75A3A2DE" w14:textId="36A3456B" w:rsidR="00A60CC0" w:rsidRDefault="00000000" w:rsidP="00E1270B">
      <w:pPr>
        <w:numPr>
          <w:ilvl w:val="0"/>
          <w:numId w:val="87"/>
        </w:numPr>
        <w:ind w:leftChars="0" w:firstLineChars="0"/>
      </w:pPr>
      <w:bookmarkStart w:id="125" w:name="_Toc131271990"/>
      <w:r>
        <w:t xml:space="preserve">The system should mandate that users authenticate themselves with a username and password while accessing their </w:t>
      </w:r>
      <w:r w:rsidR="00CB3D62">
        <w:t>accounts</w:t>
      </w:r>
      <w:r>
        <w:t>.</w:t>
      </w:r>
      <w:bookmarkEnd w:id="125"/>
    </w:p>
    <w:p w14:paraId="21AC2812" w14:textId="77777777" w:rsidR="00A60CC0" w:rsidRDefault="00000000" w:rsidP="00E1270B">
      <w:pPr>
        <w:numPr>
          <w:ilvl w:val="0"/>
          <w:numId w:val="87"/>
        </w:numPr>
        <w:ind w:leftChars="0" w:firstLineChars="0"/>
      </w:pPr>
      <w:bookmarkStart w:id="126" w:name="_Toc131271991"/>
      <w:r>
        <w:t>The system should also have a recovery or backup plan in case of a security breach.</w:t>
      </w:r>
      <w:bookmarkEnd w:id="126"/>
    </w:p>
    <w:p w14:paraId="63C1185B" w14:textId="77777777" w:rsidR="00DC7BFB" w:rsidRDefault="00DC7BFB">
      <w:pPr>
        <w:pStyle w:val="Heading2"/>
        <w:ind w:left="0" w:hanging="2"/>
        <w:rPr>
          <w:rFonts w:ascii="Cambria" w:eastAsia="Cambria" w:hAnsi="Cambria" w:cs="Cambria"/>
        </w:rPr>
      </w:pPr>
    </w:p>
    <w:p w14:paraId="6489F31C" w14:textId="48DD1024" w:rsidR="00A60CC0" w:rsidRDefault="00000000">
      <w:pPr>
        <w:pStyle w:val="Heading2"/>
        <w:ind w:left="0" w:hanging="2"/>
        <w:rPr>
          <w:rFonts w:ascii="Cambria" w:eastAsia="Cambria" w:hAnsi="Cambria" w:cs="Cambria"/>
        </w:rPr>
      </w:pPr>
      <w:bookmarkStart w:id="127" w:name="_Toc131271992"/>
      <w:r>
        <w:rPr>
          <w:rFonts w:ascii="Cambria" w:eastAsia="Cambria" w:hAnsi="Cambria" w:cs="Cambria"/>
        </w:rPr>
        <w:t>Design Constraints</w:t>
      </w:r>
      <w:bookmarkEnd w:id="127"/>
    </w:p>
    <w:p w14:paraId="1B405855" w14:textId="77777777" w:rsidR="00A60CC0" w:rsidRDefault="00A60CC0">
      <w:pPr>
        <w:ind w:left="0" w:hanging="2"/>
      </w:pPr>
    </w:p>
    <w:p w14:paraId="0E898295" w14:textId="3206947A" w:rsidR="00A60CC0" w:rsidRDefault="00000000" w:rsidP="00267932">
      <w:pPr>
        <w:numPr>
          <w:ilvl w:val="0"/>
          <w:numId w:val="99"/>
        </w:numPr>
        <w:ind w:leftChars="0" w:firstLineChars="0"/>
      </w:pPr>
      <w:bookmarkStart w:id="128" w:name="_Toc131271993"/>
      <w:r>
        <w:t xml:space="preserve">The system should be designed to work with different </w:t>
      </w:r>
      <w:r w:rsidR="00CB3D62">
        <w:t>types o</w:t>
      </w:r>
      <w:r>
        <w:t xml:space="preserve">f mobile devices, including tablets, and should adapt </w:t>
      </w:r>
      <w:r w:rsidR="00CB3D62">
        <w:t xml:space="preserve">an </w:t>
      </w:r>
      <w:r>
        <w:t xml:space="preserve">application </w:t>
      </w:r>
      <w:r w:rsidR="00CB3D62">
        <w:t>to</w:t>
      </w:r>
      <w:r>
        <w:t xml:space="preserve"> the limitations of those devices, such as screen size, operating systems</w:t>
      </w:r>
      <w:r w:rsidR="00CB3D62">
        <w:t>,</w:t>
      </w:r>
      <w:r>
        <w:t xml:space="preserve"> and processing </w:t>
      </w:r>
      <w:r w:rsidR="00CB3D62">
        <w:t>power.</w:t>
      </w:r>
      <w:bookmarkEnd w:id="128"/>
    </w:p>
    <w:p w14:paraId="4C634F77" w14:textId="77777777" w:rsidR="00A60CC0" w:rsidRDefault="00000000" w:rsidP="00267932">
      <w:pPr>
        <w:numPr>
          <w:ilvl w:val="0"/>
          <w:numId w:val="99"/>
        </w:numPr>
        <w:ind w:leftChars="0" w:firstLineChars="0"/>
      </w:pPr>
      <w:bookmarkStart w:id="129" w:name="_Toc131271994"/>
      <w:r>
        <w:t>The system should be compatible with the existing parking infrastructure for being suitable for the intended locations.</w:t>
      </w:r>
      <w:bookmarkEnd w:id="129"/>
    </w:p>
    <w:p w14:paraId="18EC710F" w14:textId="36D09D0D" w:rsidR="00A60CC0" w:rsidRDefault="00000000" w:rsidP="00267932">
      <w:pPr>
        <w:numPr>
          <w:ilvl w:val="0"/>
          <w:numId w:val="99"/>
        </w:numPr>
        <w:ind w:leftChars="0" w:firstLineChars="0"/>
      </w:pPr>
      <w:bookmarkStart w:id="130" w:name="_Toc131271995"/>
      <w:r>
        <w:t xml:space="preserve">The system should integrate with </w:t>
      </w:r>
      <w:r w:rsidR="00CB3D62">
        <w:t>the payment</w:t>
      </w:r>
      <w:r>
        <w:t xml:space="preserve"> processing systems used by parking lots.</w:t>
      </w:r>
      <w:bookmarkEnd w:id="130"/>
    </w:p>
    <w:p w14:paraId="41BA0459" w14:textId="77239256" w:rsidR="00A60CC0" w:rsidRDefault="00000000" w:rsidP="00267932">
      <w:pPr>
        <w:numPr>
          <w:ilvl w:val="0"/>
          <w:numId w:val="99"/>
        </w:numPr>
        <w:ind w:leftChars="0" w:firstLineChars="0"/>
      </w:pPr>
      <w:bookmarkStart w:id="131" w:name="_Toc131271996"/>
      <w:r>
        <w:t xml:space="preserve">The system should be able to integrate with Quick Response (QR) code readers to identify </w:t>
      </w:r>
      <w:r w:rsidR="00CB3D62">
        <w:t xml:space="preserve">the </w:t>
      </w:r>
      <w:r>
        <w:t xml:space="preserve">car </w:t>
      </w:r>
      <w:r w:rsidR="00395BA3">
        <w:t>to</w:t>
      </w:r>
      <w:r>
        <w:t xml:space="preserve"> open </w:t>
      </w:r>
      <w:r w:rsidR="00CB3D62">
        <w:t xml:space="preserve">a </w:t>
      </w:r>
      <w:r>
        <w:t>barrier for parking and exiting</w:t>
      </w:r>
      <w:r w:rsidR="00CB3D62">
        <w:t>.</w:t>
      </w:r>
      <w:bookmarkEnd w:id="131"/>
    </w:p>
    <w:p w14:paraId="18459124" w14:textId="3EA5F0DA" w:rsidR="00A60CC0" w:rsidRDefault="00000000" w:rsidP="00267932">
      <w:pPr>
        <w:numPr>
          <w:ilvl w:val="0"/>
          <w:numId w:val="99"/>
        </w:numPr>
        <w:ind w:leftChars="0" w:firstLineChars="0"/>
      </w:pPr>
      <w:bookmarkStart w:id="132" w:name="_Toc131271997"/>
      <w:r>
        <w:t xml:space="preserve">The system should accept different </w:t>
      </w:r>
      <w:r w:rsidR="00CB3D62">
        <w:t>types</w:t>
      </w:r>
      <w:r>
        <w:t xml:space="preserve"> of payment methods and comply with relevant data privacy and security regulations</w:t>
      </w:r>
      <w:r w:rsidR="00CB3D62">
        <w:t>.</w:t>
      </w:r>
      <w:bookmarkEnd w:id="132"/>
    </w:p>
    <w:p w14:paraId="3FDDDE81" w14:textId="45FAE2B5" w:rsidR="00A60CC0" w:rsidRDefault="00000000" w:rsidP="00267932">
      <w:pPr>
        <w:numPr>
          <w:ilvl w:val="0"/>
          <w:numId w:val="99"/>
        </w:numPr>
        <w:ind w:leftChars="0" w:firstLineChars="0"/>
      </w:pPr>
      <w:bookmarkStart w:id="133" w:name="_Toc131271998"/>
      <w:r>
        <w:t xml:space="preserve">The system should be designed to provide high availability and low latency, facilitating real-time updates of </w:t>
      </w:r>
      <w:r w:rsidR="00CB3D62">
        <w:t xml:space="preserve">the </w:t>
      </w:r>
      <w:r>
        <w:t>occupancy status of parking slots and payment transactions</w:t>
      </w:r>
      <w:r w:rsidR="00CB3D62">
        <w:t>.</w:t>
      </w:r>
      <w:bookmarkEnd w:id="133"/>
    </w:p>
    <w:p w14:paraId="3DADDF31" w14:textId="77777777" w:rsidR="00A60CC0" w:rsidRDefault="00000000">
      <w:pPr>
        <w:pStyle w:val="Heading1"/>
        <w:numPr>
          <w:ilvl w:val="0"/>
          <w:numId w:val="12"/>
        </w:numPr>
        <w:ind w:left="1" w:hanging="3"/>
      </w:pPr>
      <w:bookmarkStart w:id="134" w:name="_Toc131271999"/>
      <w:r>
        <w:t>Use Case Analysis</w:t>
      </w:r>
      <w:bookmarkEnd w:id="134"/>
    </w:p>
    <w:p w14:paraId="52583CF5" w14:textId="77777777" w:rsidR="00A60CC0" w:rsidRDefault="00000000">
      <w:pPr>
        <w:pStyle w:val="Heading2"/>
        <w:ind w:left="0" w:hanging="2"/>
      </w:pPr>
      <w:bookmarkStart w:id="135" w:name="_Toc131272000"/>
      <w:r>
        <w:t>External Actor Descriptions</w:t>
      </w:r>
      <w:bookmarkEnd w:id="135"/>
    </w:p>
    <w:p w14:paraId="438406E5" w14:textId="77777777" w:rsidR="00267932" w:rsidRPr="00267932" w:rsidRDefault="00267932" w:rsidP="00267932">
      <w:pPr>
        <w:ind w:left="0" w:hanging="2"/>
        <w:rPr>
          <w:highlight w:val="yellow"/>
        </w:rPr>
      </w:pPr>
    </w:p>
    <w:p w14:paraId="1E275AE6" w14:textId="77777777" w:rsidR="00A60CC0" w:rsidRPr="00DC7BFB" w:rsidRDefault="00000000">
      <w:pPr>
        <w:ind w:left="0" w:hanging="2"/>
        <w:rPr>
          <w:b/>
          <w:bCs/>
        </w:rPr>
      </w:pPr>
      <w:bookmarkStart w:id="136" w:name="_Toc131272001"/>
      <w:r w:rsidRPr="00DC7BFB">
        <w:rPr>
          <w:b/>
          <w:bCs/>
        </w:rPr>
        <w:t>Human actors:</w:t>
      </w:r>
      <w:bookmarkEnd w:id="136"/>
    </w:p>
    <w:p w14:paraId="66D6DF80" w14:textId="77777777" w:rsidR="00A60CC0" w:rsidRDefault="00000000" w:rsidP="00267932">
      <w:pPr>
        <w:numPr>
          <w:ilvl w:val="0"/>
          <w:numId w:val="100"/>
        </w:numPr>
        <w:ind w:leftChars="0" w:firstLineChars="0"/>
      </w:pPr>
      <w:bookmarkStart w:id="137" w:name="_Toc131272002"/>
      <w:r>
        <w:t>Driver - end user of the system who will use a mobile application to locate and reserve parking spots, pay for parking fees.</w:t>
      </w:r>
      <w:bookmarkEnd w:id="137"/>
      <w:r>
        <w:t xml:space="preserve"> </w:t>
      </w:r>
    </w:p>
    <w:p w14:paraId="5C49294F" w14:textId="77777777" w:rsidR="00A60CC0" w:rsidRDefault="00000000" w:rsidP="00267932">
      <w:pPr>
        <w:numPr>
          <w:ilvl w:val="0"/>
          <w:numId w:val="100"/>
        </w:numPr>
        <w:ind w:leftChars="0" w:firstLineChars="0"/>
        <w:rPr>
          <w:ins w:id="138" w:author="Faraz Bagher Nezhad Ghazijahani" w:date="2023-04-23T18:03:00Z"/>
        </w:rPr>
      </w:pPr>
      <w:bookmarkStart w:id="139" w:name="_Toc131272003"/>
      <w:r>
        <w:t>Admin/parking lot attendant - a person who will use the management console to monitor parking spaces, view occupancy data, and manage reservations.</w:t>
      </w:r>
      <w:bookmarkEnd w:id="139"/>
      <w:r>
        <w:t xml:space="preserve"> </w:t>
      </w:r>
    </w:p>
    <w:p w14:paraId="04433D81" w14:textId="13049C68" w:rsidR="00BA209B" w:rsidRPr="0000777C" w:rsidRDefault="00BA209B" w:rsidP="00267932">
      <w:pPr>
        <w:numPr>
          <w:ilvl w:val="0"/>
          <w:numId w:val="100"/>
        </w:numPr>
        <w:ind w:leftChars="0" w:firstLineChars="0"/>
        <w:rPr>
          <w:rFonts w:asciiTheme="minorHAnsi" w:hAnsiTheme="minorHAnsi"/>
          <w:rPrChange w:id="140" w:author="Faraz Bagher Nezhad Ghazijahani" w:date="2023-04-23T18:06:00Z">
            <w:rPr/>
          </w:rPrChange>
        </w:rPr>
      </w:pPr>
      <w:ins w:id="141" w:author="Faraz Bagher Nezhad Ghazijahani" w:date="2023-04-23T18:03:00Z">
        <w:r>
          <w:t>System Admin</w:t>
        </w:r>
      </w:ins>
      <w:ins w:id="142" w:author="Faraz Bagher Nezhad Ghazijahani" w:date="2023-04-23T18:08:00Z">
        <w:r w:rsidR="0000777C">
          <w:t>s</w:t>
        </w:r>
      </w:ins>
      <w:ins w:id="143" w:author="Faraz Bagher Nezhad Ghazijahani" w:date="2023-04-23T18:04:00Z">
        <w:r>
          <w:t xml:space="preserve"> – system admin </w:t>
        </w:r>
      </w:ins>
      <w:ins w:id="144" w:author="Faraz Bagher Nezhad Ghazijahani" w:date="2023-04-23T18:06:00Z">
        <w:r w:rsidR="0000777C" w:rsidRPr="0000777C">
          <w:rPr>
            <w:rFonts w:asciiTheme="minorHAnsi" w:eastAsia="Times New Roman" w:hAnsiTheme="minorHAnsi" w:cs="Times New Roman"/>
            <w:sz w:val="22"/>
            <w:szCs w:val="22"/>
          </w:rPr>
          <w:t>manages</w:t>
        </w:r>
      </w:ins>
      <w:ins w:id="145" w:author="Faraz Bagher Nezhad Ghazijahani" w:date="2023-04-23T18:05:00Z">
        <w:r w:rsidR="0000777C" w:rsidRPr="0000777C">
          <w:rPr>
            <w:rFonts w:asciiTheme="minorHAnsi" w:eastAsia="Times New Roman" w:hAnsiTheme="minorHAnsi" w:cs="Times New Roman"/>
            <w:sz w:val="22"/>
            <w:szCs w:val="22"/>
            <w:rPrChange w:id="146" w:author="Faraz Bagher Nezhad Ghazijahani" w:date="2023-04-23T18:06:00Z">
              <w:rPr>
                <w:rFonts w:ascii="Times New Roman" w:eastAsia="Times New Roman" w:hAnsi="Times New Roman" w:cs="Times New Roman"/>
                <w:sz w:val="22"/>
                <w:szCs w:val="22"/>
              </w:rPr>
            </w:rPrChange>
          </w:rPr>
          <w:t xml:space="preserve"> the parking fees charged to drivers for parking in the parking </w:t>
        </w:r>
      </w:ins>
      <w:ins w:id="147" w:author="Faraz Bagher Nezhad Ghazijahani" w:date="2023-04-23T18:07:00Z">
        <w:r w:rsidR="0000777C" w:rsidRPr="0000777C">
          <w:rPr>
            <w:rFonts w:asciiTheme="minorHAnsi" w:eastAsia="Times New Roman" w:hAnsiTheme="minorHAnsi" w:cs="Times New Roman"/>
            <w:sz w:val="22"/>
            <w:szCs w:val="22"/>
          </w:rPr>
          <w:t>lot</w:t>
        </w:r>
        <w:r w:rsidR="0000777C">
          <w:rPr>
            <w:rFonts w:asciiTheme="minorHAnsi" w:eastAsia="Times New Roman" w:hAnsiTheme="minorHAnsi" w:cs="Times New Roman"/>
            <w:sz w:val="22"/>
            <w:szCs w:val="22"/>
          </w:rPr>
          <w:t xml:space="preserve"> and</w:t>
        </w:r>
      </w:ins>
      <w:ins w:id="148" w:author="Faraz Bagher Nezhad Ghazijahani" w:date="2023-04-23T18:06:00Z">
        <w:r w:rsidR="0000777C">
          <w:rPr>
            <w:rFonts w:asciiTheme="minorHAnsi" w:eastAsia="Times New Roman" w:hAnsiTheme="minorHAnsi" w:cs="Times New Roman"/>
            <w:sz w:val="22"/>
            <w:szCs w:val="22"/>
          </w:rPr>
          <w:t xml:space="preserve"> solve driver issues which send to system by Contact customer support.</w:t>
        </w:r>
      </w:ins>
    </w:p>
    <w:p w14:paraId="22404FB9" w14:textId="21986BE3" w:rsidR="00267932" w:rsidRDefault="00267932" w:rsidP="00267932">
      <w:pPr>
        <w:ind w:leftChars="0" w:left="0" w:firstLineChars="0" w:firstLine="0"/>
      </w:pPr>
    </w:p>
    <w:p w14:paraId="5059DC19" w14:textId="77777777" w:rsidR="00435162" w:rsidRDefault="00435162" w:rsidP="00267932">
      <w:pPr>
        <w:ind w:leftChars="0" w:left="0" w:firstLineChars="0" w:firstLine="0"/>
      </w:pPr>
    </w:p>
    <w:p w14:paraId="774E5416" w14:textId="77777777" w:rsidR="00435162" w:rsidRDefault="00435162" w:rsidP="00267932">
      <w:pPr>
        <w:ind w:leftChars="0" w:left="0" w:firstLineChars="0" w:firstLine="0"/>
      </w:pPr>
    </w:p>
    <w:p w14:paraId="06E8CA0E" w14:textId="77777777" w:rsidR="00435162" w:rsidRDefault="00435162" w:rsidP="00267932">
      <w:pPr>
        <w:ind w:leftChars="0" w:left="0" w:firstLineChars="0" w:firstLine="0"/>
      </w:pPr>
    </w:p>
    <w:p w14:paraId="246D9C8F" w14:textId="77777777" w:rsidR="00435162" w:rsidRDefault="00435162" w:rsidP="00267932">
      <w:pPr>
        <w:ind w:leftChars="0" w:left="0" w:firstLineChars="0" w:firstLine="0"/>
      </w:pPr>
    </w:p>
    <w:p w14:paraId="76BAC5AF" w14:textId="77777777" w:rsidR="00435162" w:rsidRDefault="00435162" w:rsidP="00267932">
      <w:pPr>
        <w:ind w:leftChars="0" w:left="0" w:firstLineChars="0" w:firstLine="0"/>
      </w:pPr>
    </w:p>
    <w:p w14:paraId="7DC2A68B" w14:textId="77777777" w:rsidR="00A60CC0" w:rsidRPr="00DC7BFB" w:rsidRDefault="00000000">
      <w:pPr>
        <w:ind w:left="0" w:hanging="2"/>
        <w:rPr>
          <w:b/>
          <w:bCs/>
        </w:rPr>
      </w:pPr>
      <w:bookmarkStart w:id="149" w:name="_Toc131272004"/>
      <w:r w:rsidRPr="00DC7BFB">
        <w:rPr>
          <w:b/>
          <w:bCs/>
        </w:rPr>
        <w:t>Hardware actors:</w:t>
      </w:r>
      <w:bookmarkEnd w:id="149"/>
    </w:p>
    <w:p w14:paraId="2F7C2373" w14:textId="08C2724C" w:rsidR="00A60CC0" w:rsidRDefault="00000000" w:rsidP="00267932">
      <w:pPr>
        <w:numPr>
          <w:ilvl w:val="0"/>
          <w:numId w:val="101"/>
        </w:numPr>
        <w:ind w:leftChars="0" w:firstLineChars="0"/>
      </w:pPr>
      <w:bookmarkStart w:id="150" w:name="_Toc131272005"/>
      <w:r>
        <w:t xml:space="preserve">Sensor - hardware component that detects the presence of vehicles in parking spots and send data to system’s central </w:t>
      </w:r>
      <w:r w:rsidR="00267932">
        <w:t>servers.</w:t>
      </w:r>
      <w:r w:rsidR="00435162">
        <w:rPr>
          <w:rStyle w:val="FootnoteReference"/>
        </w:rPr>
        <w:footnoteReference w:id="1"/>
      </w:r>
      <w:bookmarkEnd w:id="150"/>
    </w:p>
    <w:p w14:paraId="5E1652BB" w14:textId="3F0A6F99" w:rsidR="00435162" w:rsidRDefault="00435162" w:rsidP="00267932">
      <w:pPr>
        <w:numPr>
          <w:ilvl w:val="0"/>
          <w:numId w:val="101"/>
        </w:numPr>
        <w:ind w:leftChars="0" w:firstLineChars="0"/>
      </w:pPr>
      <w:bookmarkStart w:id="151" w:name="_Toc131272006"/>
      <w:r>
        <w:t>Automatic parking bollards – physical devices that are interacting with the system installed on the ground that can be remotely controlled to allow or restrict access to specific area.</w:t>
      </w:r>
      <w:r>
        <w:rPr>
          <w:rStyle w:val="FootnoteReference"/>
        </w:rPr>
        <w:footnoteReference w:id="2"/>
      </w:r>
      <w:bookmarkEnd w:id="151"/>
    </w:p>
    <w:p w14:paraId="4868BD7B" w14:textId="6B6293B5" w:rsidR="00A60CC0" w:rsidRDefault="00000000" w:rsidP="00267932">
      <w:pPr>
        <w:numPr>
          <w:ilvl w:val="0"/>
          <w:numId w:val="101"/>
        </w:numPr>
        <w:ind w:leftChars="0" w:firstLineChars="0"/>
      </w:pPr>
      <w:bookmarkStart w:id="152" w:name="_Toc131272007"/>
      <w:r>
        <w:t xml:space="preserve">Mobile devices - hardware component used by drivers to access the mobile </w:t>
      </w:r>
      <w:r w:rsidR="00267932">
        <w:t>application.</w:t>
      </w:r>
      <w:bookmarkEnd w:id="152"/>
    </w:p>
    <w:p w14:paraId="7A54D963" w14:textId="77777777" w:rsidR="00267932" w:rsidRDefault="00267932">
      <w:pPr>
        <w:ind w:left="0" w:hanging="2"/>
        <w:rPr>
          <w:b/>
          <w:bCs/>
        </w:rPr>
      </w:pPr>
    </w:p>
    <w:p w14:paraId="7539F531" w14:textId="292B39CB" w:rsidR="00A60CC0" w:rsidRDefault="00000000">
      <w:pPr>
        <w:ind w:left="0" w:hanging="2"/>
        <w:rPr>
          <w:b/>
          <w:bCs/>
        </w:rPr>
      </w:pPr>
      <w:bookmarkStart w:id="153" w:name="_Toc131272008"/>
      <w:r w:rsidRPr="00DC7BFB">
        <w:rPr>
          <w:b/>
          <w:bCs/>
        </w:rPr>
        <w:t>Software system actors:</w:t>
      </w:r>
      <w:bookmarkEnd w:id="153"/>
    </w:p>
    <w:p w14:paraId="4CA320B9" w14:textId="77777777" w:rsidR="00267932" w:rsidRPr="00DC7BFB" w:rsidRDefault="00267932">
      <w:pPr>
        <w:ind w:left="0" w:hanging="2"/>
        <w:rPr>
          <w:b/>
          <w:bCs/>
        </w:rPr>
      </w:pPr>
    </w:p>
    <w:p w14:paraId="4B804D04" w14:textId="77777777" w:rsidR="00A60CC0" w:rsidRDefault="00000000" w:rsidP="00267932">
      <w:pPr>
        <w:numPr>
          <w:ilvl w:val="0"/>
          <w:numId w:val="102"/>
        </w:numPr>
        <w:ind w:leftChars="0" w:firstLineChars="0"/>
      </w:pPr>
      <w:bookmarkStart w:id="154" w:name="_Toc131272009"/>
      <w:r>
        <w:t>Central server - main component of the system that processes and manages the data collected from the sensors and cameras, manages reservations and payments made by customers, and generates reports for parking lot owners or other officials.</w:t>
      </w:r>
      <w:bookmarkEnd w:id="154"/>
      <w:r>
        <w:t xml:space="preserve"> </w:t>
      </w:r>
    </w:p>
    <w:p w14:paraId="141761CE" w14:textId="77777777" w:rsidR="00A60CC0" w:rsidRDefault="00000000" w:rsidP="00267932">
      <w:pPr>
        <w:numPr>
          <w:ilvl w:val="0"/>
          <w:numId w:val="102"/>
        </w:numPr>
        <w:ind w:leftChars="0" w:firstLineChars="0"/>
      </w:pPr>
      <w:bookmarkStart w:id="155" w:name="_Toc131272010"/>
      <w:r>
        <w:t>Mobile application - component of the system that allows drivers to locate and reserve parking slots, pay for parking fees, and receive notifications.</w:t>
      </w:r>
      <w:bookmarkEnd w:id="155"/>
      <w:r>
        <w:t xml:space="preserve"> </w:t>
      </w:r>
    </w:p>
    <w:p w14:paraId="600FDD06" w14:textId="2F99013C" w:rsidR="00A60CC0" w:rsidRDefault="00000000" w:rsidP="00267932">
      <w:pPr>
        <w:numPr>
          <w:ilvl w:val="0"/>
          <w:numId w:val="102"/>
        </w:numPr>
        <w:ind w:leftChars="0" w:firstLineChars="0"/>
      </w:pPr>
      <w:bookmarkStart w:id="156" w:name="_Toc131272011"/>
      <w:r>
        <w:t xml:space="preserve">Payment Gateway - component of the system that securely processes payments made by customers through the mobile </w:t>
      </w:r>
      <w:r w:rsidR="00267932">
        <w:t>application.</w:t>
      </w:r>
      <w:bookmarkEnd w:id="156"/>
    </w:p>
    <w:p w14:paraId="5B9F0A11" w14:textId="548F7B7C" w:rsidR="00A60CC0" w:rsidRDefault="00000000" w:rsidP="00267932">
      <w:pPr>
        <w:numPr>
          <w:ilvl w:val="0"/>
          <w:numId w:val="102"/>
        </w:numPr>
        <w:ind w:leftChars="0" w:firstLineChars="0"/>
      </w:pPr>
      <w:bookmarkStart w:id="157" w:name="_Toc131272012"/>
      <w:r>
        <w:t xml:space="preserve">Management console - administrative component of the system that securely processes payments made by customers through the mobile </w:t>
      </w:r>
      <w:r w:rsidR="00435162">
        <w:t>application.</w:t>
      </w:r>
      <w:r w:rsidR="00435162">
        <w:rPr>
          <w:rStyle w:val="FootnoteReference"/>
        </w:rPr>
        <w:footnoteReference w:id="3"/>
      </w:r>
      <w:bookmarkEnd w:id="157"/>
    </w:p>
    <w:p w14:paraId="7F5214AD" w14:textId="77777777" w:rsidR="00A60CC0" w:rsidRDefault="00A60CC0">
      <w:pPr>
        <w:ind w:left="0" w:hanging="2"/>
        <w:rPr>
          <w:color w:val="FF0000"/>
        </w:rPr>
      </w:pPr>
    </w:p>
    <w:p w14:paraId="0AF01D46" w14:textId="77777777" w:rsidR="00A60CC0" w:rsidRDefault="00000000">
      <w:pPr>
        <w:pStyle w:val="Heading2"/>
        <w:ind w:left="0" w:hanging="2"/>
      </w:pPr>
      <w:bookmarkStart w:id="159" w:name="_Toc131272013"/>
      <w:r>
        <w:t>User Story Descriptions</w:t>
      </w:r>
      <w:bookmarkEnd w:id="159"/>
    </w:p>
    <w:p w14:paraId="389FB39D" w14:textId="77777777" w:rsidR="00A60CC0" w:rsidRDefault="00A60CC0">
      <w:pPr>
        <w:ind w:left="0" w:hanging="2"/>
      </w:pPr>
    </w:p>
    <w:tbl>
      <w:tblPr>
        <w:tblStyle w:val="a3"/>
        <w:tblW w:w="9855" w:type="dxa"/>
        <w:tblInd w:w="-108" w:type="dxa"/>
        <w:tblBorders>
          <w:top w:val="nil"/>
          <w:left w:val="nil"/>
          <w:bottom w:val="nil"/>
          <w:right w:val="nil"/>
          <w:insideH w:val="single" w:sz="4" w:space="0" w:color="31849B"/>
          <w:insideV w:val="single" w:sz="4" w:space="0" w:color="31849B"/>
        </w:tblBorders>
        <w:tblLayout w:type="fixed"/>
        <w:tblLook w:val="0000" w:firstRow="0" w:lastRow="0" w:firstColumn="0" w:lastColumn="0" w:noHBand="0" w:noVBand="0"/>
      </w:tblPr>
      <w:tblGrid>
        <w:gridCol w:w="2475"/>
        <w:gridCol w:w="6375"/>
        <w:gridCol w:w="1005"/>
      </w:tblGrid>
      <w:tr w:rsidR="00A60CC0" w14:paraId="62C0C21B" w14:textId="77777777">
        <w:tc>
          <w:tcPr>
            <w:tcW w:w="2475" w:type="dxa"/>
            <w:shd w:val="clear" w:color="auto" w:fill="31849B"/>
          </w:tcPr>
          <w:p w14:paraId="61BA55D1" w14:textId="77777777" w:rsidR="00A60CC0" w:rsidRDefault="00000000">
            <w:pPr>
              <w:ind w:left="0" w:hanging="2"/>
              <w:rPr>
                <w:color w:val="FFFFFF"/>
              </w:rPr>
            </w:pPr>
            <w:bookmarkStart w:id="160" w:name="_Toc131272014"/>
            <w:r>
              <w:rPr>
                <w:color w:val="FFFFFF"/>
              </w:rPr>
              <w:t>User story name</w:t>
            </w:r>
            <w:bookmarkEnd w:id="160"/>
          </w:p>
        </w:tc>
        <w:tc>
          <w:tcPr>
            <w:tcW w:w="6375" w:type="dxa"/>
            <w:shd w:val="clear" w:color="auto" w:fill="31849B"/>
          </w:tcPr>
          <w:p w14:paraId="447B0D37" w14:textId="77777777" w:rsidR="00A60CC0" w:rsidRDefault="00000000">
            <w:pPr>
              <w:ind w:left="0" w:hanging="2"/>
              <w:rPr>
                <w:color w:val="FFFFFF"/>
              </w:rPr>
            </w:pPr>
            <w:bookmarkStart w:id="161" w:name="_Toc131272015"/>
            <w:r>
              <w:rPr>
                <w:color w:val="FFFFFF"/>
              </w:rPr>
              <w:t>Description</w:t>
            </w:r>
            <w:bookmarkEnd w:id="161"/>
          </w:p>
        </w:tc>
        <w:tc>
          <w:tcPr>
            <w:tcW w:w="1005" w:type="dxa"/>
            <w:shd w:val="clear" w:color="auto" w:fill="31849B"/>
          </w:tcPr>
          <w:p w14:paraId="3FB6CC19" w14:textId="77777777" w:rsidR="00A60CC0" w:rsidRDefault="00000000">
            <w:pPr>
              <w:ind w:left="0" w:hanging="2"/>
              <w:rPr>
                <w:color w:val="FFFFFF"/>
              </w:rPr>
            </w:pPr>
            <w:bookmarkStart w:id="162" w:name="_Toc131272016"/>
            <w:r>
              <w:rPr>
                <w:color w:val="FFFFFF"/>
              </w:rPr>
              <w:t>Release</w:t>
            </w:r>
            <w:bookmarkEnd w:id="162"/>
          </w:p>
        </w:tc>
      </w:tr>
      <w:tr w:rsidR="00A60CC0" w14:paraId="0A870851" w14:textId="77777777">
        <w:trPr>
          <w:trHeight w:val="74"/>
        </w:trPr>
        <w:tc>
          <w:tcPr>
            <w:tcW w:w="2475" w:type="dxa"/>
          </w:tcPr>
          <w:p w14:paraId="17E37CA6" w14:textId="77777777" w:rsidR="00A60CC0" w:rsidRDefault="00000000">
            <w:pPr>
              <w:pBdr>
                <w:top w:val="nil"/>
                <w:left w:val="nil"/>
                <w:bottom w:val="nil"/>
                <w:right w:val="nil"/>
                <w:between w:val="nil"/>
              </w:pBdr>
              <w:spacing w:line="240" w:lineRule="auto"/>
              <w:ind w:left="0" w:hanging="2"/>
              <w:rPr>
                <w:rFonts w:ascii="Times New Roman" w:eastAsia="Times New Roman" w:hAnsi="Times New Roman" w:cs="Times New Roman"/>
                <w:color w:val="000000"/>
                <w:sz w:val="22"/>
                <w:szCs w:val="22"/>
              </w:rPr>
            </w:pPr>
            <w:bookmarkStart w:id="163" w:name="_Toc131272017"/>
            <w:r>
              <w:rPr>
                <w:rFonts w:ascii="Times New Roman" w:eastAsia="Times New Roman" w:hAnsi="Times New Roman" w:cs="Times New Roman"/>
              </w:rPr>
              <w:t>Driver</w:t>
            </w:r>
            <w:r>
              <w:rPr>
                <w:rFonts w:ascii="Times New Roman" w:eastAsia="Times New Roman" w:hAnsi="Times New Roman" w:cs="Times New Roman"/>
                <w:color w:val="000000"/>
              </w:rPr>
              <w:t xml:space="preserve"> Registration</w:t>
            </w:r>
            <w:bookmarkEnd w:id="163"/>
          </w:p>
        </w:tc>
        <w:tc>
          <w:tcPr>
            <w:tcW w:w="6375" w:type="dxa"/>
          </w:tcPr>
          <w:p w14:paraId="0D31A2EE" w14:textId="77777777" w:rsidR="00A60CC0" w:rsidRDefault="00000000">
            <w:pPr>
              <w:ind w:left="0" w:hanging="2"/>
              <w:rPr>
                <w:rFonts w:ascii="Times New Roman" w:eastAsia="Times New Roman" w:hAnsi="Times New Roman" w:cs="Times New Roman"/>
                <w:sz w:val="26"/>
                <w:szCs w:val="26"/>
              </w:rPr>
            </w:pPr>
            <w:bookmarkStart w:id="164" w:name="_Toc131272018"/>
            <w:r>
              <w:rPr>
                <w:rFonts w:ascii="Times New Roman" w:eastAsia="Times New Roman" w:hAnsi="Times New Roman" w:cs="Times New Roman"/>
              </w:rPr>
              <w:t>The user creates an account in the Online Parking Information System as a driver to access all the features available.</w:t>
            </w:r>
            <w:bookmarkEnd w:id="164"/>
          </w:p>
        </w:tc>
        <w:tc>
          <w:tcPr>
            <w:tcW w:w="1005" w:type="dxa"/>
          </w:tcPr>
          <w:p w14:paraId="444447E5" w14:textId="77777777" w:rsidR="00A60CC0" w:rsidRDefault="00000000">
            <w:pPr>
              <w:ind w:left="0" w:hanging="2"/>
              <w:rPr>
                <w:rFonts w:ascii="Times New Roman" w:eastAsia="Times New Roman" w:hAnsi="Times New Roman" w:cs="Times New Roman"/>
              </w:rPr>
            </w:pPr>
            <w:bookmarkStart w:id="165" w:name="_Toc131272019"/>
            <w:r>
              <w:rPr>
                <w:rFonts w:ascii="Times New Roman" w:eastAsia="Times New Roman" w:hAnsi="Times New Roman" w:cs="Times New Roman"/>
              </w:rPr>
              <w:t>R1</w:t>
            </w:r>
            <w:bookmarkEnd w:id="165"/>
          </w:p>
        </w:tc>
      </w:tr>
      <w:tr w:rsidR="00A60CC0" w14:paraId="5BD08922" w14:textId="77777777">
        <w:trPr>
          <w:trHeight w:val="74"/>
        </w:trPr>
        <w:tc>
          <w:tcPr>
            <w:tcW w:w="2475" w:type="dxa"/>
          </w:tcPr>
          <w:p w14:paraId="7956C305" w14:textId="77777777" w:rsidR="00A60CC0" w:rsidRDefault="00000000">
            <w:pPr>
              <w:pBdr>
                <w:top w:val="nil"/>
                <w:left w:val="nil"/>
                <w:bottom w:val="nil"/>
                <w:right w:val="nil"/>
                <w:between w:val="nil"/>
              </w:pBdr>
              <w:spacing w:line="240" w:lineRule="auto"/>
              <w:ind w:left="0" w:hanging="2"/>
              <w:rPr>
                <w:rFonts w:ascii="Times New Roman" w:eastAsia="Times New Roman" w:hAnsi="Times New Roman" w:cs="Times New Roman"/>
              </w:rPr>
            </w:pPr>
            <w:bookmarkStart w:id="166" w:name="_Toc131272020"/>
            <w:r>
              <w:rPr>
                <w:rFonts w:ascii="Times New Roman" w:eastAsia="Times New Roman" w:hAnsi="Times New Roman" w:cs="Times New Roman"/>
              </w:rPr>
              <w:t>View of available parking lots</w:t>
            </w:r>
            <w:bookmarkEnd w:id="166"/>
          </w:p>
        </w:tc>
        <w:tc>
          <w:tcPr>
            <w:tcW w:w="6375" w:type="dxa"/>
          </w:tcPr>
          <w:p w14:paraId="10848E7B" w14:textId="77777777" w:rsidR="00A60CC0" w:rsidRDefault="00000000">
            <w:pPr>
              <w:ind w:left="0" w:hanging="2"/>
              <w:rPr>
                <w:rFonts w:ascii="Times New Roman" w:eastAsia="Times New Roman" w:hAnsi="Times New Roman" w:cs="Times New Roman"/>
              </w:rPr>
            </w:pPr>
            <w:bookmarkStart w:id="167" w:name="_Toc131272021"/>
            <w:r>
              <w:rPr>
                <w:rFonts w:ascii="Times New Roman" w:eastAsia="Times New Roman" w:hAnsi="Times New Roman" w:cs="Times New Roman"/>
              </w:rPr>
              <w:t>The driver can view the availability of parking lots on the map and select an appropriate one.</w:t>
            </w:r>
            <w:bookmarkEnd w:id="167"/>
          </w:p>
        </w:tc>
        <w:tc>
          <w:tcPr>
            <w:tcW w:w="1005" w:type="dxa"/>
          </w:tcPr>
          <w:p w14:paraId="485ABB4E" w14:textId="77777777" w:rsidR="00A60CC0" w:rsidRDefault="00000000">
            <w:pPr>
              <w:ind w:left="0" w:hanging="2"/>
              <w:rPr>
                <w:rFonts w:ascii="Times New Roman" w:eastAsia="Times New Roman" w:hAnsi="Times New Roman" w:cs="Times New Roman"/>
              </w:rPr>
            </w:pPr>
            <w:bookmarkStart w:id="168" w:name="_Toc131272022"/>
            <w:r>
              <w:rPr>
                <w:rFonts w:ascii="Times New Roman" w:eastAsia="Times New Roman" w:hAnsi="Times New Roman" w:cs="Times New Roman"/>
              </w:rPr>
              <w:t>R1</w:t>
            </w:r>
            <w:bookmarkEnd w:id="168"/>
          </w:p>
        </w:tc>
      </w:tr>
      <w:tr w:rsidR="00A60CC0" w14:paraId="6E3B8908" w14:textId="77777777">
        <w:trPr>
          <w:trHeight w:val="74"/>
        </w:trPr>
        <w:tc>
          <w:tcPr>
            <w:tcW w:w="2475" w:type="dxa"/>
          </w:tcPr>
          <w:p w14:paraId="6A29C979" w14:textId="77777777" w:rsidR="00A60CC0" w:rsidRDefault="00000000">
            <w:pPr>
              <w:pBdr>
                <w:top w:val="nil"/>
                <w:left w:val="nil"/>
                <w:bottom w:val="nil"/>
                <w:right w:val="nil"/>
                <w:between w:val="nil"/>
              </w:pBdr>
              <w:spacing w:line="240" w:lineRule="auto"/>
              <w:ind w:left="0" w:hanging="2"/>
              <w:rPr>
                <w:rFonts w:ascii="Times New Roman" w:eastAsia="Times New Roman" w:hAnsi="Times New Roman" w:cs="Times New Roman"/>
              </w:rPr>
            </w:pPr>
            <w:bookmarkStart w:id="169" w:name="_Toc131272023"/>
            <w:r>
              <w:rPr>
                <w:rFonts w:ascii="Times New Roman" w:eastAsia="Times New Roman" w:hAnsi="Times New Roman" w:cs="Times New Roman"/>
              </w:rPr>
              <w:t>Reservation</w:t>
            </w:r>
            <w:bookmarkEnd w:id="169"/>
          </w:p>
        </w:tc>
        <w:tc>
          <w:tcPr>
            <w:tcW w:w="6375" w:type="dxa"/>
          </w:tcPr>
          <w:p w14:paraId="602304EA" w14:textId="77777777" w:rsidR="00A60CC0" w:rsidRDefault="00000000">
            <w:pPr>
              <w:ind w:left="0" w:hanging="2"/>
              <w:rPr>
                <w:rFonts w:ascii="Times New Roman" w:eastAsia="Times New Roman" w:hAnsi="Times New Roman" w:cs="Times New Roman"/>
              </w:rPr>
            </w:pPr>
            <w:bookmarkStart w:id="170" w:name="_Toc131272024"/>
            <w:r>
              <w:rPr>
                <w:rFonts w:ascii="Times New Roman" w:eastAsia="Times New Roman" w:hAnsi="Times New Roman" w:cs="Times New Roman"/>
              </w:rPr>
              <w:t>Drivers can reserve a parking spot beforehand when they come to the lot.</w:t>
            </w:r>
            <w:bookmarkEnd w:id="170"/>
          </w:p>
        </w:tc>
        <w:tc>
          <w:tcPr>
            <w:tcW w:w="1005" w:type="dxa"/>
          </w:tcPr>
          <w:p w14:paraId="3A807CAB" w14:textId="77777777" w:rsidR="00A60CC0" w:rsidRDefault="00000000">
            <w:pPr>
              <w:ind w:left="0" w:hanging="2"/>
              <w:rPr>
                <w:rFonts w:ascii="Times New Roman" w:eastAsia="Times New Roman" w:hAnsi="Times New Roman" w:cs="Times New Roman"/>
              </w:rPr>
            </w:pPr>
            <w:bookmarkStart w:id="171" w:name="_Toc131272025"/>
            <w:r>
              <w:rPr>
                <w:rFonts w:ascii="Times New Roman" w:eastAsia="Times New Roman" w:hAnsi="Times New Roman" w:cs="Times New Roman"/>
              </w:rPr>
              <w:t>R1</w:t>
            </w:r>
            <w:bookmarkEnd w:id="171"/>
          </w:p>
        </w:tc>
      </w:tr>
      <w:tr w:rsidR="00A60CC0" w14:paraId="599E6E6C" w14:textId="77777777">
        <w:trPr>
          <w:trHeight w:val="74"/>
        </w:trPr>
        <w:tc>
          <w:tcPr>
            <w:tcW w:w="2475" w:type="dxa"/>
          </w:tcPr>
          <w:p w14:paraId="7D04DABC" w14:textId="77777777" w:rsidR="00A60CC0" w:rsidRDefault="00000000">
            <w:pPr>
              <w:ind w:left="0" w:hanging="2"/>
              <w:rPr>
                <w:rFonts w:ascii="Times New Roman" w:eastAsia="Times New Roman" w:hAnsi="Times New Roman" w:cs="Times New Roman"/>
              </w:rPr>
            </w:pPr>
            <w:bookmarkStart w:id="172" w:name="_Toc131272026"/>
            <w:r>
              <w:rPr>
                <w:rFonts w:ascii="Times New Roman" w:eastAsia="Times New Roman" w:hAnsi="Times New Roman" w:cs="Times New Roman"/>
              </w:rPr>
              <w:t>Parking Entrance</w:t>
            </w:r>
            <w:bookmarkEnd w:id="172"/>
          </w:p>
        </w:tc>
        <w:tc>
          <w:tcPr>
            <w:tcW w:w="6375" w:type="dxa"/>
          </w:tcPr>
          <w:p w14:paraId="3E484E9D" w14:textId="77777777" w:rsidR="00A60CC0" w:rsidRDefault="00000000">
            <w:pPr>
              <w:ind w:left="0" w:hanging="2"/>
              <w:rPr>
                <w:rFonts w:ascii="Times New Roman" w:eastAsia="Times New Roman" w:hAnsi="Times New Roman" w:cs="Times New Roman"/>
              </w:rPr>
            </w:pPr>
            <w:bookmarkStart w:id="173" w:name="_Toc131272027"/>
            <w:r>
              <w:rPr>
                <w:rFonts w:ascii="Times New Roman" w:eastAsia="Times New Roman" w:hAnsi="Times New Roman" w:cs="Times New Roman"/>
              </w:rPr>
              <w:t>The barriers in parking open, when registered cars have reservations on parking spaces.</w:t>
            </w:r>
            <w:bookmarkEnd w:id="173"/>
          </w:p>
        </w:tc>
        <w:tc>
          <w:tcPr>
            <w:tcW w:w="1005" w:type="dxa"/>
          </w:tcPr>
          <w:p w14:paraId="76FCC1A9" w14:textId="77777777" w:rsidR="00A60CC0" w:rsidRDefault="00000000">
            <w:pPr>
              <w:ind w:left="0" w:hanging="2"/>
              <w:rPr>
                <w:rFonts w:ascii="Times New Roman" w:eastAsia="Times New Roman" w:hAnsi="Times New Roman" w:cs="Times New Roman"/>
              </w:rPr>
            </w:pPr>
            <w:bookmarkStart w:id="174" w:name="_Toc131272028"/>
            <w:r>
              <w:rPr>
                <w:rFonts w:ascii="Times New Roman" w:eastAsia="Times New Roman" w:hAnsi="Times New Roman" w:cs="Times New Roman"/>
              </w:rPr>
              <w:t>R1</w:t>
            </w:r>
            <w:bookmarkEnd w:id="174"/>
          </w:p>
        </w:tc>
      </w:tr>
      <w:tr w:rsidR="00A60CC0" w14:paraId="07FC0551" w14:textId="77777777">
        <w:trPr>
          <w:trHeight w:val="74"/>
        </w:trPr>
        <w:tc>
          <w:tcPr>
            <w:tcW w:w="2475" w:type="dxa"/>
          </w:tcPr>
          <w:p w14:paraId="2DFF1328" w14:textId="77777777" w:rsidR="00A60CC0" w:rsidRDefault="00000000">
            <w:pPr>
              <w:ind w:left="0" w:hanging="2"/>
              <w:rPr>
                <w:rFonts w:ascii="Times New Roman" w:eastAsia="Times New Roman" w:hAnsi="Times New Roman" w:cs="Times New Roman"/>
              </w:rPr>
            </w:pPr>
            <w:bookmarkStart w:id="175" w:name="_Toc131272029"/>
            <w:r>
              <w:rPr>
                <w:rFonts w:ascii="Times New Roman" w:eastAsia="Times New Roman" w:hAnsi="Times New Roman" w:cs="Times New Roman"/>
              </w:rPr>
              <w:t>Vehicle Detection</w:t>
            </w:r>
            <w:bookmarkEnd w:id="175"/>
          </w:p>
        </w:tc>
        <w:tc>
          <w:tcPr>
            <w:tcW w:w="6375" w:type="dxa"/>
          </w:tcPr>
          <w:p w14:paraId="2D8EAAEB" w14:textId="77777777" w:rsidR="00A60CC0" w:rsidRDefault="00000000">
            <w:pPr>
              <w:ind w:left="0" w:hanging="2"/>
              <w:rPr>
                <w:rFonts w:ascii="Times New Roman" w:eastAsia="Times New Roman" w:hAnsi="Times New Roman" w:cs="Times New Roman"/>
              </w:rPr>
            </w:pPr>
            <w:bookmarkStart w:id="176" w:name="_Toc131272030"/>
            <w:r>
              <w:rPr>
                <w:rFonts w:ascii="Times New Roman" w:eastAsia="Times New Roman" w:hAnsi="Times New Roman" w:cs="Times New Roman"/>
              </w:rPr>
              <w:t>Sensors and cameras will detect vehicle plate numbers to enter and leave the parking slots.</w:t>
            </w:r>
            <w:bookmarkEnd w:id="176"/>
          </w:p>
        </w:tc>
        <w:tc>
          <w:tcPr>
            <w:tcW w:w="1005" w:type="dxa"/>
          </w:tcPr>
          <w:p w14:paraId="553FB47D" w14:textId="77777777" w:rsidR="00A60CC0" w:rsidRDefault="00000000">
            <w:pPr>
              <w:ind w:left="0" w:hanging="2"/>
              <w:rPr>
                <w:rFonts w:ascii="Times New Roman" w:eastAsia="Times New Roman" w:hAnsi="Times New Roman" w:cs="Times New Roman"/>
              </w:rPr>
            </w:pPr>
            <w:bookmarkStart w:id="177" w:name="_Toc131272031"/>
            <w:r>
              <w:rPr>
                <w:rFonts w:ascii="Times New Roman" w:eastAsia="Times New Roman" w:hAnsi="Times New Roman" w:cs="Times New Roman"/>
              </w:rPr>
              <w:t>R1</w:t>
            </w:r>
            <w:bookmarkEnd w:id="177"/>
          </w:p>
        </w:tc>
      </w:tr>
      <w:tr w:rsidR="00A60CC0" w14:paraId="797AFE5A" w14:textId="77777777">
        <w:trPr>
          <w:trHeight w:val="74"/>
        </w:trPr>
        <w:tc>
          <w:tcPr>
            <w:tcW w:w="2475" w:type="dxa"/>
          </w:tcPr>
          <w:p w14:paraId="6A64A919" w14:textId="77777777" w:rsidR="00A60CC0" w:rsidRDefault="00000000">
            <w:pPr>
              <w:ind w:left="0" w:hanging="2"/>
              <w:rPr>
                <w:rFonts w:ascii="Times New Roman" w:eastAsia="Times New Roman" w:hAnsi="Times New Roman" w:cs="Times New Roman"/>
              </w:rPr>
            </w:pPr>
            <w:bookmarkStart w:id="178" w:name="_Toc131272032"/>
            <w:r>
              <w:rPr>
                <w:rFonts w:ascii="Times New Roman" w:eastAsia="Times New Roman" w:hAnsi="Times New Roman" w:cs="Times New Roman"/>
              </w:rPr>
              <w:t>Parking Time Tracking</w:t>
            </w:r>
            <w:bookmarkEnd w:id="178"/>
          </w:p>
        </w:tc>
        <w:tc>
          <w:tcPr>
            <w:tcW w:w="6375" w:type="dxa"/>
          </w:tcPr>
          <w:p w14:paraId="32B81886" w14:textId="77777777" w:rsidR="00A60CC0" w:rsidRDefault="00000000">
            <w:pPr>
              <w:ind w:left="0" w:hanging="2"/>
              <w:rPr>
                <w:rFonts w:ascii="Times New Roman" w:eastAsia="Times New Roman" w:hAnsi="Times New Roman" w:cs="Times New Roman"/>
              </w:rPr>
            </w:pPr>
            <w:bookmarkStart w:id="179" w:name="_Toc131272033"/>
            <w:r>
              <w:rPr>
                <w:rFonts w:ascii="Times New Roman" w:eastAsia="Times New Roman" w:hAnsi="Times New Roman" w:cs="Times New Roman"/>
              </w:rPr>
              <w:t>The system will calculate the duration of the driver’s parking time at the entrance to the parking slots with the help of QR code scanning.</w:t>
            </w:r>
            <w:bookmarkEnd w:id="179"/>
          </w:p>
        </w:tc>
        <w:tc>
          <w:tcPr>
            <w:tcW w:w="1005" w:type="dxa"/>
          </w:tcPr>
          <w:p w14:paraId="5B918A7F" w14:textId="77777777" w:rsidR="00A60CC0" w:rsidRDefault="00000000">
            <w:pPr>
              <w:ind w:left="0" w:hanging="2"/>
              <w:rPr>
                <w:rFonts w:ascii="Times New Roman" w:eastAsia="Times New Roman" w:hAnsi="Times New Roman" w:cs="Times New Roman"/>
              </w:rPr>
            </w:pPr>
            <w:bookmarkStart w:id="180" w:name="_Toc131272034"/>
            <w:r>
              <w:rPr>
                <w:rFonts w:ascii="Times New Roman" w:eastAsia="Times New Roman" w:hAnsi="Times New Roman" w:cs="Times New Roman"/>
              </w:rPr>
              <w:t>R1</w:t>
            </w:r>
            <w:bookmarkEnd w:id="180"/>
          </w:p>
        </w:tc>
      </w:tr>
      <w:tr w:rsidR="00A60CC0" w14:paraId="35C654E3" w14:textId="77777777">
        <w:trPr>
          <w:trHeight w:val="74"/>
        </w:trPr>
        <w:tc>
          <w:tcPr>
            <w:tcW w:w="2475" w:type="dxa"/>
          </w:tcPr>
          <w:p w14:paraId="7E7CC930" w14:textId="77777777" w:rsidR="00A60CC0" w:rsidRDefault="00000000">
            <w:pPr>
              <w:ind w:left="0" w:hanging="2"/>
              <w:rPr>
                <w:rFonts w:ascii="Times New Roman" w:eastAsia="Times New Roman" w:hAnsi="Times New Roman" w:cs="Times New Roman"/>
              </w:rPr>
            </w:pPr>
            <w:bookmarkStart w:id="181" w:name="_Toc131272035"/>
            <w:r>
              <w:rPr>
                <w:rFonts w:ascii="Times New Roman" w:eastAsia="Times New Roman" w:hAnsi="Times New Roman" w:cs="Times New Roman"/>
              </w:rPr>
              <w:lastRenderedPageBreak/>
              <w:t>Parking Payment</w:t>
            </w:r>
            <w:bookmarkEnd w:id="181"/>
          </w:p>
        </w:tc>
        <w:tc>
          <w:tcPr>
            <w:tcW w:w="6375" w:type="dxa"/>
          </w:tcPr>
          <w:p w14:paraId="143F3871" w14:textId="77777777" w:rsidR="00A60CC0" w:rsidRDefault="00000000">
            <w:pPr>
              <w:ind w:left="0" w:hanging="2"/>
              <w:rPr>
                <w:rFonts w:ascii="Times New Roman" w:eastAsia="Times New Roman" w:hAnsi="Times New Roman" w:cs="Times New Roman"/>
              </w:rPr>
            </w:pPr>
            <w:bookmarkStart w:id="182" w:name="_Toc131272036"/>
            <w:r>
              <w:rPr>
                <w:rFonts w:ascii="Times New Roman" w:eastAsia="Times New Roman" w:hAnsi="Times New Roman" w:cs="Times New Roman"/>
              </w:rPr>
              <w:t>Drivers must pay the parking fee with a credit card, debit card, or online wallet. Their fee is calculated based on the time spent on a parking lot.</w:t>
            </w:r>
            <w:bookmarkEnd w:id="182"/>
          </w:p>
        </w:tc>
        <w:tc>
          <w:tcPr>
            <w:tcW w:w="1005" w:type="dxa"/>
          </w:tcPr>
          <w:p w14:paraId="58650038" w14:textId="77777777" w:rsidR="00A60CC0" w:rsidRDefault="00000000">
            <w:pPr>
              <w:ind w:left="0" w:hanging="2"/>
              <w:rPr>
                <w:rFonts w:ascii="Times New Roman" w:eastAsia="Times New Roman" w:hAnsi="Times New Roman" w:cs="Times New Roman"/>
              </w:rPr>
            </w:pPr>
            <w:bookmarkStart w:id="183" w:name="_Toc131272037"/>
            <w:r>
              <w:rPr>
                <w:rFonts w:ascii="Times New Roman" w:eastAsia="Times New Roman" w:hAnsi="Times New Roman" w:cs="Times New Roman"/>
              </w:rPr>
              <w:t>R1</w:t>
            </w:r>
            <w:bookmarkEnd w:id="183"/>
          </w:p>
        </w:tc>
      </w:tr>
      <w:tr w:rsidR="00A60CC0" w14:paraId="67F0E4DF" w14:textId="77777777">
        <w:trPr>
          <w:trHeight w:val="74"/>
        </w:trPr>
        <w:tc>
          <w:tcPr>
            <w:tcW w:w="2475" w:type="dxa"/>
          </w:tcPr>
          <w:p w14:paraId="14B35B90" w14:textId="77777777" w:rsidR="00A60CC0" w:rsidRDefault="00000000">
            <w:pPr>
              <w:ind w:left="0" w:hanging="2"/>
              <w:rPr>
                <w:rFonts w:ascii="Times New Roman" w:eastAsia="Times New Roman" w:hAnsi="Times New Roman" w:cs="Times New Roman"/>
              </w:rPr>
            </w:pPr>
            <w:bookmarkStart w:id="184" w:name="_Toc131272038"/>
            <w:r>
              <w:rPr>
                <w:rFonts w:ascii="Times New Roman" w:eastAsia="Times New Roman" w:hAnsi="Times New Roman" w:cs="Times New Roman"/>
              </w:rPr>
              <w:t>Parking Exit</w:t>
            </w:r>
            <w:bookmarkEnd w:id="184"/>
          </w:p>
        </w:tc>
        <w:tc>
          <w:tcPr>
            <w:tcW w:w="6375" w:type="dxa"/>
          </w:tcPr>
          <w:p w14:paraId="3FCC67A6" w14:textId="77777777" w:rsidR="00A60CC0" w:rsidRDefault="00000000">
            <w:pPr>
              <w:ind w:left="0" w:hanging="2"/>
              <w:rPr>
                <w:rFonts w:ascii="Times New Roman" w:eastAsia="Times New Roman" w:hAnsi="Times New Roman" w:cs="Times New Roman"/>
              </w:rPr>
            </w:pPr>
            <w:bookmarkStart w:id="185" w:name="_Toc131272039"/>
            <w:r>
              <w:rPr>
                <w:rFonts w:ascii="Times New Roman" w:eastAsia="Times New Roman" w:hAnsi="Times New Roman" w:cs="Times New Roman"/>
              </w:rPr>
              <w:t>Drivers are allowed to exit the parking lot after paying parking fees, and slots are made available in the system.</w:t>
            </w:r>
            <w:bookmarkEnd w:id="185"/>
          </w:p>
        </w:tc>
        <w:tc>
          <w:tcPr>
            <w:tcW w:w="1005" w:type="dxa"/>
          </w:tcPr>
          <w:p w14:paraId="1FB117F5" w14:textId="77777777" w:rsidR="00A60CC0" w:rsidRDefault="00000000">
            <w:pPr>
              <w:ind w:left="0" w:hanging="2"/>
              <w:rPr>
                <w:rFonts w:ascii="Times New Roman" w:eastAsia="Times New Roman" w:hAnsi="Times New Roman" w:cs="Times New Roman"/>
              </w:rPr>
            </w:pPr>
            <w:bookmarkStart w:id="186" w:name="_Toc131272040"/>
            <w:r>
              <w:rPr>
                <w:rFonts w:ascii="Times New Roman" w:eastAsia="Times New Roman" w:hAnsi="Times New Roman" w:cs="Times New Roman"/>
              </w:rPr>
              <w:t>R1</w:t>
            </w:r>
            <w:bookmarkEnd w:id="186"/>
          </w:p>
        </w:tc>
      </w:tr>
      <w:tr w:rsidR="00A60CC0" w14:paraId="297A84CD" w14:textId="77777777">
        <w:trPr>
          <w:trHeight w:val="74"/>
        </w:trPr>
        <w:tc>
          <w:tcPr>
            <w:tcW w:w="2475" w:type="dxa"/>
          </w:tcPr>
          <w:p w14:paraId="1F893B2C" w14:textId="77777777" w:rsidR="00A60CC0" w:rsidRDefault="00000000">
            <w:pPr>
              <w:ind w:left="0" w:hanging="2"/>
              <w:rPr>
                <w:rFonts w:ascii="Times New Roman" w:eastAsia="Times New Roman" w:hAnsi="Times New Roman" w:cs="Times New Roman"/>
              </w:rPr>
            </w:pPr>
            <w:bookmarkStart w:id="187" w:name="_Toc131272041"/>
            <w:r>
              <w:rPr>
                <w:rFonts w:ascii="Times New Roman" w:eastAsia="Times New Roman" w:hAnsi="Times New Roman" w:cs="Times New Roman"/>
              </w:rPr>
              <w:t>Parking History</w:t>
            </w:r>
            <w:bookmarkEnd w:id="187"/>
          </w:p>
        </w:tc>
        <w:tc>
          <w:tcPr>
            <w:tcW w:w="6375" w:type="dxa"/>
          </w:tcPr>
          <w:p w14:paraId="6EAFB9A2" w14:textId="77777777" w:rsidR="00A60CC0" w:rsidRDefault="00000000">
            <w:pPr>
              <w:ind w:left="0" w:hanging="2"/>
              <w:rPr>
                <w:rFonts w:ascii="Times New Roman" w:eastAsia="Times New Roman" w:hAnsi="Times New Roman" w:cs="Times New Roman"/>
              </w:rPr>
            </w:pPr>
            <w:bookmarkStart w:id="188" w:name="_Toc131272042"/>
            <w:r>
              <w:rPr>
                <w:rFonts w:ascii="Times New Roman" w:eastAsia="Times New Roman" w:hAnsi="Times New Roman" w:cs="Times New Roman"/>
              </w:rPr>
              <w:t>Driver offers will be listed and saved in our database.</w:t>
            </w:r>
            <w:bookmarkEnd w:id="188"/>
          </w:p>
        </w:tc>
        <w:tc>
          <w:tcPr>
            <w:tcW w:w="1005" w:type="dxa"/>
          </w:tcPr>
          <w:p w14:paraId="667173F6" w14:textId="77777777" w:rsidR="00A60CC0" w:rsidRDefault="00000000">
            <w:pPr>
              <w:ind w:left="0" w:hanging="2"/>
              <w:rPr>
                <w:rFonts w:ascii="Times New Roman" w:eastAsia="Times New Roman" w:hAnsi="Times New Roman" w:cs="Times New Roman"/>
              </w:rPr>
            </w:pPr>
            <w:bookmarkStart w:id="189" w:name="_Toc131272043"/>
            <w:r>
              <w:rPr>
                <w:rFonts w:ascii="Times New Roman" w:eastAsia="Times New Roman" w:hAnsi="Times New Roman" w:cs="Times New Roman"/>
              </w:rPr>
              <w:t>R2</w:t>
            </w:r>
            <w:bookmarkEnd w:id="189"/>
          </w:p>
        </w:tc>
      </w:tr>
      <w:tr w:rsidR="00A60CC0" w14:paraId="6686B370" w14:textId="77777777">
        <w:trPr>
          <w:trHeight w:val="74"/>
        </w:trPr>
        <w:tc>
          <w:tcPr>
            <w:tcW w:w="2475" w:type="dxa"/>
          </w:tcPr>
          <w:p w14:paraId="5C457D8B" w14:textId="77777777" w:rsidR="00A60CC0" w:rsidRDefault="00000000">
            <w:pPr>
              <w:ind w:left="0" w:hanging="2"/>
              <w:rPr>
                <w:rFonts w:ascii="Times New Roman" w:eastAsia="Times New Roman" w:hAnsi="Times New Roman" w:cs="Times New Roman"/>
              </w:rPr>
            </w:pPr>
            <w:bookmarkStart w:id="190" w:name="_Toc131272044"/>
            <w:r>
              <w:rPr>
                <w:rFonts w:ascii="Times New Roman" w:eastAsia="Times New Roman" w:hAnsi="Times New Roman" w:cs="Times New Roman"/>
              </w:rPr>
              <w:t>Customer Support</w:t>
            </w:r>
            <w:bookmarkEnd w:id="190"/>
          </w:p>
        </w:tc>
        <w:tc>
          <w:tcPr>
            <w:tcW w:w="6375" w:type="dxa"/>
          </w:tcPr>
          <w:p w14:paraId="70EE2BDD" w14:textId="6D502FF9" w:rsidR="00A60CC0" w:rsidRDefault="00000000">
            <w:pPr>
              <w:ind w:left="0" w:hanging="2"/>
              <w:rPr>
                <w:rFonts w:ascii="Times New Roman" w:eastAsia="Times New Roman" w:hAnsi="Times New Roman" w:cs="Times New Roman"/>
              </w:rPr>
            </w:pPr>
            <w:bookmarkStart w:id="191" w:name="_Toc131272045"/>
            <w:r>
              <w:rPr>
                <w:rFonts w:ascii="Times New Roman" w:eastAsia="Times New Roman" w:hAnsi="Times New Roman" w:cs="Times New Roman"/>
              </w:rPr>
              <w:t xml:space="preserve">Drivers will get 24/7 support from our </w:t>
            </w:r>
            <w:ins w:id="192" w:author="Faraz Bagher Nezhad Ghazijahani" w:date="2023-04-23T18:08:00Z">
              <w:r w:rsidR="0000777C">
                <w:rPr>
                  <w:rFonts w:ascii="Times New Roman" w:eastAsia="Times New Roman" w:hAnsi="Times New Roman" w:cs="Times New Roman"/>
                  <w:sz w:val="22"/>
                  <w:szCs w:val="22"/>
                </w:rPr>
                <w:t>system admins.</w:t>
              </w:r>
            </w:ins>
            <w:del w:id="193" w:author="Faraz Bagher Nezhad Ghazijahani" w:date="2023-04-23T18:08:00Z">
              <w:r w:rsidDel="0000777C">
                <w:rPr>
                  <w:rFonts w:ascii="Times New Roman" w:eastAsia="Times New Roman" w:hAnsi="Times New Roman" w:cs="Times New Roman"/>
                  <w:sz w:val="22"/>
                  <w:szCs w:val="22"/>
                </w:rPr>
                <w:delText>customer support team</w:delText>
              </w:r>
            </w:del>
            <w:del w:id="194" w:author="Faraz Bagher Nezhad Ghazijahani" w:date="2023-04-23T18:07:00Z">
              <w:r w:rsidDel="0000777C">
                <w:rPr>
                  <w:rFonts w:ascii="Times New Roman" w:eastAsia="Times New Roman" w:hAnsi="Times New Roman" w:cs="Times New Roman"/>
                  <w:sz w:val="22"/>
                  <w:szCs w:val="22"/>
                </w:rPr>
                <w:delText>.</w:delText>
              </w:r>
            </w:del>
            <w:bookmarkEnd w:id="191"/>
          </w:p>
        </w:tc>
        <w:tc>
          <w:tcPr>
            <w:tcW w:w="1005" w:type="dxa"/>
          </w:tcPr>
          <w:p w14:paraId="7C15AC7A" w14:textId="77777777" w:rsidR="00A60CC0" w:rsidRDefault="00000000">
            <w:pPr>
              <w:ind w:left="0" w:hanging="2"/>
              <w:rPr>
                <w:rFonts w:ascii="Times New Roman" w:eastAsia="Times New Roman" w:hAnsi="Times New Roman" w:cs="Times New Roman"/>
              </w:rPr>
            </w:pPr>
            <w:bookmarkStart w:id="195" w:name="_Toc131272046"/>
            <w:r>
              <w:rPr>
                <w:rFonts w:ascii="Times New Roman" w:eastAsia="Times New Roman" w:hAnsi="Times New Roman" w:cs="Times New Roman"/>
              </w:rPr>
              <w:t>R2</w:t>
            </w:r>
            <w:bookmarkEnd w:id="195"/>
          </w:p>
        </w:tc>
      </w:tr>
      <w:tr w:rsidR="00A60CC0" w14:paraId="0D392A2C" w14:textId="77777777">
        <w:trPr>
          <w:trHeight w:val="74"/>
        </w:trPr>
        <w:tc>
          <w:tcPr>
            <w:tcW w:w="2475" w:type="dxa"/>
          </w:tcPr>
          <w:p w14:paraId="589EB7E9" w14:textId="77777777" w:rsidR="00A60CC0" w:rsidRDefault="00000000">
            <w:pPr>
              <w:ind w:left="0" w:hanging="2"/>
              <w:rPr>
                <w:rFonts w:ascii="Times New Roman" w:eastAsia="Times New Roman" w:hAnsi="Times New Roman" w:cs="Times New Roman"/>
              </w:rPr>
            </w:pPr>
            <w:bookmarkStart w:id="196" w:name="_Toc131272047"/>
            <w:r>
              <w:rPr>
                <w:rFonts w:ascii="Times New Roman" w:eastAsia="Times New Roman" w:hAnsi="Times New Roman" w:cs="Times New Roman"/>
              </w:rPr>
              <w:t>Parking Rates Management</w:t>
            </w:r>
            <w:bookmarkEnd w:id="196"/>
          </w:p>
        </w:tc>
        <w:tc>
          <w:tcPr>
            <w:tcW w:w="6375" w:type="dxa"/>
          </w:tcPr>
          <w:p w14:paraId="5C0258E2" w14:textId="77777777" w:rsidR="00A60CC0" w:rsidRDefault="00000000">
            <w:pPr>
              <w:ind w:left="0" w:hanging="2"/>
              <w:rPr>
                <w:rFonts w:ascii="Times New Roman" w:eastAsia="Times New Roman" w:hAnsi="Times New Roman" w:cs="Times New Roman"/>
              </w:rPr>
            </w:pPr>
            <w:bookmarkStart w:id="197" w:name="_Toc131272048"/>
            <w:r>
              <w:rPr>
                <w:rFonts w:ascii="Times New Roman" w:eastAsia="Times New Roman" w:hAnsi="Times New Roman" w:cs="Times New Roman"/>
              </w:rPr>
              <w:t>System administrators can change the prices for specific locations, such as crowded places, or parking during rush hours.</w:t>
            </w:r>
            <w:bookmarkEnd w:id="197"/>
          </w:p>
        </w:tc>
        <w:tc>
          <w:tcPr>
            <w:tcW w:w="1005" w:type="dxa"/>
          </w:tcPr>
          <w:p w14:paraId="6118BDE0" w14:textId="77777777" w:rsidR="00A60CC0" w:rsidRDefault="00000000">
            <w:pPr>
              <w:ind w:left="0" w:hanging="2"/>
              <w:rPr>
                <w:rFonts w:ascii="Times New Roman" w:eastAsia="Times New Roman" w:hAnsi="Times New Roman" w:cs="Times New Roman"/>
              </w:rPr>
            </w:pPr>
            <w:bookmarkStart w:id="198" w:name="_Toc131272049"/>
            <w:r>
              <w:rPr>
                <w:rFonts w:ascii="Times New Roman" w:eastAsia="Times New Roman" w:hAnsi="Times New Roman" w:cs="Times New Roman"/>
              </w:rPr>
              <w:t>R2</w:t>
            </w:r>
            <w:bookmarkEnd w:id="198"/>
          </w:p>
        </w:tc>
      </w:tr>
    </w:tbl>
    <w:p w14:paraId="65138DC2" w14:textId="77777777" w:rsidR="00A60CC0" w:rsidRDefault="00A60CC0">
      <w:pPr>
        <w:ind w:left="0" w:hanging="2"/>
      </w:pPr>
    </w:p>
    <w:p w14:paraId="05BC441F" w14:textId="77777777" w:rsidR="00267932" w:rsidRDefault="00267932" w:rsidP="00435162">
      <w:pPr>
        <w:pStyle w:val="Heading3"/>
        <w:ind w:leftChars="0" w:left="0" w:firstLineChars="0" w:firstLine="0"/>
      </w:pPr>
    </w:p>
    <w:p w14:paraId="61F068F4" w14:textId="77777777" w:rsidR="00435162" w:rsidRDefault="00435162" w:rsidP="00435162">
      <w:pPr>
        <w:ind w:left="0" w:hanging="2"/>
      </w:pPr>
    </w:p>
    <w:p w14:paraId="4DC859CD" w14:textId="77777777" w:rsidR="00435162" w:rsidRPr="00435162" w:rsidRDefault="00435162" w:rsidP="00435162">
      <w:pPr>
        <w:ind w:left="0" w:hanging="2"/>
      </w:pPr>
    </w:p>
    <w:p w14:paraId="33C26416" w14:textId="3A879B1F" w:rsidR="00A60CC0" w:rsidRDefault="00000000" w:rsidP="00267932">
      <w:pPr>
        <w:pStyle w:val="Heading3"/>
        <w:ind w:left="0" w:hanging="2"/>
      </w:pPr>
      <w:bookmarkStart w:id="199" w:name="_Toc131272050"/>
      <w:r>
        <w:t>Use Case Diagram</w:t>
      </w:r>
      <w:bookmarkEnd w:id="199"/>
    </w:p>
    <w:p w14:paraId="43866FB7" w14:textId="7394199F" w:rsidR="00A60CC0" w:rsidRDefault="00996C59">
      <w:pPr>
        <w:ind w:left="0" w:hanging="2"/>
        <w:rPr>
          <w:color w:val="FF0000"/>
        </w:rPr>
      </w:pPr>
      <w:bookmarkStart w:id="200" w:name="_Toc131272051"/>
      <w:ins w:id="201" w:author="Faraz Bagher Nezhad Ghazijahani" w:date="2023-04-23T16:26:00Z">
        <w:r>
          <w:rPr>
            <w:noProof/>
          </w:rPr>
          <w:drawing>
            <wp:inline distT="0" distB="0" distL="0" distR="0" wp14:anchorId="13A7E419" wp14:editId="5546D2C5">
              <wp:extent cx="6120765" cy="620077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6120765" cy="6200775"/>
                      </a:xfrm>
                      <a:prstGeom prst="rect">
                        <a:avLst/>
                      </a:prstGeom>
                    </pic:spPr>
                  </pic:pic>
                </a:graphicData>
              </a:graphic>
            </wp:inline>
          </w:drawing>
        </w:r>
      </w:ins>
      <w:del w:id="202" w:author="Faraz Bagher Nezhad Ghazijahani" w:date="2023-04-23T16:26:00Z">
        <w:r w:rsidDel="00996C59">
          <w:rPr>
            <w:noProof/>
          </w:rPr>
          <w:drawing>
            <wp:inline distT="114300" distB="114300" distL="114300" distR="114300" wp14:anchorId="14E128B3" wp14:editId="52E2080E">
              <wp:extent cx="6119820" cy="5397500"/>
              <wp:effectExtent l="0" t="0" r="0" b="0"/>
              <wp:docPr id="10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6119820" cy="5397500"/>
                      </a:xfrm>
                      <a:prstGeom prst="rect">
                        <a:avLst/>
                      </a:prstGeom>
                      <a:ln/>
                    </pic:spPr>
                  </pic:pic>
                </a:graphicData>
              </a:graphic>
            </wp:inline>
          </w:drawing>
        </w:r>
      </w:del>
      <w:bookmarkEnd w:id="200"/>
    </w:p>
    <w:p w14:paraId="42EA032E" w14:textId="77777777" w:rsidR="00267932" w:rsidRDefault="00267932">
      <w:pPr>
        <w:pStyle w:val="Heading2"/>
        <w:ind w:left="0" w:hanging="2"/>
      </w:pPr>
    </w:p>
    <w:p w14:paraId="62EF16CD" w14:textId="77777777" w:rsidR="00435162" w:rsidRDefault="00435162" w:rsidP="00435162">
      <w:pPr>
        <w:pStyle w:val="Heading2"/>
        <w:ind w:leftChars="0" w:left="0" w:firstLineChars="0" w:firstLine="0"/>
      </w:pPr>
    </w:p>
    <w:p w14:paraId="0E8C30D5" w14:textId="77777777" w:rsidR="00F70A44" w:rsidRDefault="00F70A44" w:rsidP="00F70A44">
      <w:pPr>
        <w:ind w:left="0" w:hanging="2"/>
      </w:pPr>
    </w:p>
    <w:p w14:paraId="54F41DC2" w14:textId="77777777" w:rsidR="00F70A44" w:rsidRDefault="00F70A44" w:rsidP="00F70A44">
      <w:pPr>
        <w:ind w:left="0" w:hanging="2"/>
      </w:pPr>
    </w:p>
    <w:p w14:paraId="40FCA6C8" w14:textId="77777777" w:rsidR="00F70A44" w:rsidRPr="00F70A44" w:rsidRDefault="00F70A44" w:rsidP="00F70A44">
      <w:pPr>
        <w:ind w:left="0" w:hanging="2"/>
      </w:pPr>
    </w:p>
    <w:p w14:paraId="1778A383" w14:textId="4499FF97" w:rsidR="00A60CC0" w:rsidRDefault="00000000" w:rsidP="00435162">
      <w:pPr>
        <w:pStyle w:val="Heading2"/>
        <w:ind w:leftChars="0" w:left="0" w:firstLineChars="0" w:firstLine="0"/>
      </w:pPr>
      <w:bookmarkStart w:id="203" w:name="_Toc131272052"/>
      <w:r>
        <w:t>Use Case Descriptions</w:t>
      </w:r>
      <w:bookmarkEnd w:id="203"/>
    </w:p>
    <w:p w14:paraId="0A259EE0" w14:textId="77777777" w:rsidR="00A60CC0" w:rsidRDefault="00A60CC0">
      <w:pPr>
        <w:ind w:left="0" w:hanging="2"/>
      </w:pPr>
    </w:p>
    <w:p w14:paraId="604CB963" w14:textId="77777777" w:rsidR="00A60CC0" w:rsidRDefault="00000000">
      <w:pPr>
        <w:pStyle w:val="Heading3"/>
        <w:ind w:left="0" w:hanging="2"/>
      </w:pPr>
      <w:bookmarkStart w:id="204" w:name="_Toc131272053"/>
      <w:r>
        <w:t>Use Case 1</w:t>
      </w:r>
      <w:bookmarkEnd w:id="204"/>
    </w:p>
    <w:p w14:paraId="7A70E5C6" w14:textId="77777777" w:rsidR="00A60CC0" w:rsidRDefault="00A60CC0">
      <w:pPr>
        <w:ind w:left="0" w:hanging="2"/>
      </w:pPr>
    </w:p>
    <w:tbl>
      <w:tblPr>
        <w:tblStyle w:val="a4"/>
        <w:tblW w:w="10092" w:type="dxa"/>
        <w:tblInd w:w="-108" w:type="dxa"/>
        <w:tblBorders>
          <w:top w:val="nil"/>
          <w:left w:val="nil"/>
          <w:bottom w:val="nil"/>
          <w:right w:val="nil"/>
          <w:insideH w:val="single" w:sz="4" w:space="0" w:color="31849B"/>
          <w:insideV w:val="single" w:sz="4" w:space="0" w:color="31849B"/>
        </w:tblBorders>
        <w:tblLayout w:type="fixed"/>
        <w:tblLook w:val="0000" w:firstRow="0" w:lastRow="0" w:firstColumn="0" w:lastColumn="0" w:noHBand="0" w:noVBand="0"/>
      </w:tblPr>
      <w:tblGrid>
        <w:gridCol w:w="2329"/>
        <w:gridCol w:w="7763"/>
      </w:tblGrid>
      <w:tr w:rsidR="00A60CC0" w14:paraId="55CF9621" w14:textId="77777777">
        <w:tc>
          <w:tcPr>
            <w:tcW w:w="2329" w:type="dxa"/>
            <w:shd w:val="clear" w:color="auto" w:fill="31849B"/>
          </w:tcPr>
          <w:p w14:paraId="582BE2D3" w14:textId="77777777" w:rsidR="00A60CC0" w:rsidRDefault="00000000">
            <w:pPr>
              <w:ind w:left="0" w:hanging="2"/>
              <w:rPr>
                <w:color w:val="FFFFFF"/>
              </w:rPr>
            </w:pPr>
            <w:bookmarkStart w:id="205" w:name="_Toc131272054"/>
            <w:r>
              <w:rPr>
                <w:b/>
                <w:color w:val="FFFFFF"/>
              </w:rPr>
              <w:t>Use Case Number:</w:t>
            </w:r>
            <w:bookmarkEnd w:id="205"/>
          </w:p>
        </w:tc>
        <w:tc>
          <w:tcPr>
            <w:tcW w:w="7763" w:type="dxa"/>
            <w:shd w:val="clear" w:color="auto" w:fill="31849B"/>
          </w:tcPr>
          <w:p w14:paraId="26A9A945" w14:textId="77777777" w:rsidR="00A60CC0" w:rsidRDefault="00000000">
            <w:pPr>
              <w:ind w:left="0" w:hanging="2"/>
              <w:rPr>
                <w:color w:val="FFFFFF"/>
              </w:rPr>
            </w:pPr>
            <w:bookmarkStart w:id="206" w:name="_Toc131272055"/>
            <w:r>
              <w:rPr>
                <w:color w:val="FFFFFF"/>
              </w:rPr>
              <w:t>UC-01</w:t>
            </w:r>
            <w:bookmarkEnd w:id="206"/>
          </w:p>
        </w:tc>
      </w:tr>
      <w:tr w:rsidR="00A60CC0" w14:paraId="287559BE" w14:textId="77777777">
        <w:trPr>
          <w:trHeight w:val="74"/>
        </w:trPr>
        <w:tc>
          <w:tcPr>
            <w:tcW w:w="2329" w:type="dxa"/>
          </w:tcPr>
          <w:p w14:paraId="17BF5691" w14:textId="77777777" w:rsidR="00A60CC0" w:rsidRDefault="00000000">
            <w:pPr>
              <w:ind w:left="0" w:hanging="2"/>
            </w:pPr>
            <w:bookmarkStart w:id="207" w:name="_Toc131272056"/>
            <w:r>
              <w:rPr>
                <w:b/>
              </w:rPr>
              <w:t>Use Case Name:</w:t>
            </w:r>
            <w:bookmarkEnd w:id="207"/>
          </w:p>
        </w:tc>
        <w:tc>
          <w:tcPr>
            <w:tcW w:w="7763" w:type="dxa"/>
          </w:tcPr>
          <w:p w14:paraId="2268C5B4" w14:textId="77777777" w:rsidR="00A60CC0" w:rsidRDefault="00000000">
            <w:pPr>
              <w:ind w:left="0" w:hanging="2"/>
            </w:pPr>
            <w:bookmarkStart w:id="208" w:name="_Toc131272057"/>
            <w:r>
              <w:rPr>
                <w:rFonts w:ascii="Times New Roman" w:eastAsia="Times New Roman" w:hAnsi="Times New Roman" w:cs="Times New Roman"/>
                <w:sz w:val="22"/>
                <w:szCs w:val="22"/>
              </w:rPr>
              <w:t>Register as a Driver</w:t>
            </w:r>
            <w:bookmarkEnd w:id="208"/>
          </w:p>
        </w:tc>
      </w:tr>
      <w:tr w:rsidR="00A60CC0" w14:paraId="69AB6C5D" w14:textId="77777777">
        <w:trPr>
          <w:trHeight w:val="74"/>
        </w:trPr>
        <w:tc>
          <w:tcPr>
            <w:tcW w:w="2329" w:type="dxa"/>
          </w:tcPr>
          <w:p w14:paraId="39008F36" w14:textId="77777777" w:rsidR="00A60CC0" w:rsidRDefault="00000000">
            <w:pPr>
              <w:ind w:left="0" w:hanging="2"/>
              <w:rPr>
                <w:rFonts w:ascii="Times New Roman" w:eastAsia="Times New Roman" w:hAnsi="Times New Roman" w:cs="Times New Roman"/>
                <w:sz w:val="22"/>
                <w:szCs w:val="22"/>
              </w:rPr>
            </w:pPr>
            <w:bookmarkStart w:id="209" w:name="_Toc131272058"/>
            <w:r>
              <w:rPr>
                <w:rFonts w:ascii="Times New Roman" w:eastAsia="Times New Roman" w:hAnsi="Times New Roman" w:cs="Times New Roman"/>
                <w:b/>
                <w:sz w:val="22"/>
                <w:szCs w:val="22"/>
              </w:rPr>
              <w:t>Actor(s):</w:t>
            </w:r>
            <w:bookmarkEnd w:id="209"/>
          </w:p>
        </w:tc>
        <w:tc>
          <w:tcPr>
            <w:tcW w:w="7763" w:type="dxa"/>
          </w:tcPr>
          <w:p w14:paraId="6582E581" w14:textId="77777777" w:rsidR="00A60CC0" w:rsidRDefault="00000000">
            <w:pPr>
              <w:ind w:left="0" w:hanging="2"/>
              <w:rPr>
                <w:rFonts w:ascii="Times New Roman" w:eastAsia="Times New Roman" w:hAnsi="Times New Roman" w:cs="Times New Roman"/>
                <w:sz w:val="22"/>
                <w:szCs w:val="22"/>
              </w:rPr>
            </w:pPr>
            <w:bookmarkStart w:id="210" w:name="_Toc131272059"/>
            <w:r>
              <w:rPr>
                <w:rFonts w:ascii="Times New Roman" w:eastAsia="Times New Roman" w:hAnsi="Times New Roman" w:cs="Times New Roman"/>
                <w:sz w:val="22"/>
                <w:szCs w:val="22"/>
              </w:rPr>
              <w:t>Driver</w:t>
            </w:r>
            <w:bookmarkEnd w:id="210"/>
          </w:p>
        </w:tc>
      </w:tr>
      <w:tr w:rsidR="00A60CC0" w14:paraId="4807AC88" w14:textId="77777777">
        <w:trPr>
          <w:trHeight w:val="74"/>
        </w:trPr>
        <w:tc>
          <w:tcPr>
            <w:tcW w:w="2329" w:type="dxa"/>
          </w:tcPr>
          <w:p w14:paraId="70691834" w14:textId="77777777" w:rsidR="00A60CC0" w:rsidRDefault="00000000">
            <w:pPr>
              <w:ind w:left="0" w:hanging="2"/>
              <w:rPr>
                <w:rFonts w:ascii="Times New Roman" w:eastAsia="Times New Roman" w:hAnsi="Times New Roman" w:cs="Times New Roman"/>
                <w:sz w:val="22"/>
                <w:szCs w:val="22"/>
              </w:rPr>
            </w:pPr>
            <w:bookmarkStart w:id="211" w:name="_Toc131272060"/>
            <w:r>
              <w:rPr>
                <w:rFonts w:ascii="Times New Roman" w:eastAsia="Times New Roman" w:hAnsi="Times New Roman" w:cs="Times New Roman"/>
                <w:b/>
                <w:sz w:val="22"/>
                <w:szCs w:val="22"/>
              </w:rPr>
              <w:t>Description:</w:t>
            </w:r>
            <w:bookmarkEnd w:id="211"/>
          </w:p>
        </w:tc>
        <w:tc>
          <w:tcPr>
            <w:tcW w:w="7763" w:type="dxa"/>
          </w:tcPr>
          <w:p w14:paraId="0AD27CBA" w14:textId="77777777" w:rsidR="00A60CC0" w:rsidRDefault="00000000">
            <w:pPr>
              <w:ind w:left="0" w:hanging="2"/>
              <w:rPr>
                <w:rFonts w:ascii="Times New Roman" w:eastAsia="Times New Roman" w:hAnsi="Times New Roman" w:cs="Times New Roman"/>
                <w:sz w:val="22"/>
                <w:szCs w:val="22"/>
              </w:rPr>
            </w:pPr>
            <w:bookmarkStart w:id="212" w:name="_Toc131272061"/>
            <w:r>
              <w:rPr>
                <w:rFonts w:ascii="Times New Roman" w:eastAsia="Times New Roman" w:hAnsi="Times New Roman" w:cs="Times New Roman"/>
                <w:sz w:val="22"/>
                <w:szCs w:val="22"/>
              </w:rPr>
              <w:t>The user creates an account in the Online Parking Information System as a driver to access all the features available.</w:t>
            </w:r>
            <w:bookmarkEnd w:id="212"/>
          </w:p>
        </w:tc>
      </w:tr>
      <w:tr w:rsidR="00A60CC0" w14:paraId="2B211B56" w14:textId="77777777">
        <w:trPr>
          <w:trHeight w:val="74"/>
        </w:trPr>
        <w:tc>
          <w:tcPr>
            <w:tcW w:w="2329" w:type="dxa"/>
          </w:tcPr>
          <w:p w14:paraId="6972C9C0" w14:textId="77777777" w:rsidR="00A60CC0" w:rsidRDefault="00000000">
            <w:pPr>
              <w:ind w:left="0" w:hanging="2"/>
              <w:rPr>
                <w:rFonts w:ascii="Times New Roman" w:eastAsia="Times New Roman" w:hAnsi="Times New Roman" w:cs="Times New Roman"/>
                <w:sz w:val="22"/>
                <w:szCs w:val="22"/>
              </w:rPr>
            </w:pPr>
            <w:bookmarkStart w:id="213" w:name="_Toc131272062"/>
            <w:r>
              <w:rPr>
                <w:rFonts w:ascii="Times New Roman" w:eastAsia="Times New Roman" w:hAnsi="Times New Roman" w:cs="Times New Roman"/>
                <w:b/>
                <w:sz w:val="22"/>
                <w:szCs w:val="22"/>
              </w:rPr>
              <w:t>Priority (Release)</w:t>
            </w:r>
            <w:bookmarkEnd w:id="213"/>
          </w:p>
        </w:tc>
        <w:tc>
          <w:tcPr>
            <w:tcW w:w="7763" w:type="dxa"/>
          </w:tcPr>
          <w:p w14:paraId="73B2BD9D" w14:textId="77777777" w:rsidR="00A60CC0" w:rsidRDefault="00000000">
            <w:pPr>
              <w:ind w:left="0" w:hanging="2"/>
              <w:rPr>
                <w:rFonts w:ascii="Times New Roman" w:eastAsia="Times New Roman" w:hAnsi="Times New Roman" w:cs="Times New Roman"/>
                <w:sz w:val="22"/>
                <w:szCs w:val="22"/>
              </w:rPr>
            </w:pPr>
            <w:bookmarkStart w:id="214" w:name="_Toc131272063"/>
            <w:r>
              <w:rPr>
                <w:rFonts w:ascii="Times New Roman" w:eastAsia="Times New Roman" w:hAnsi="Times New Roman" w:cs="Times New Roman"/>
                <w:sz w:val="22"/>
                <w:szCs w:val="22"/>
              </w:rPr>
              <w:t>R1</w:t>
            </w:r>
            <w:bookmarkEnd w:id="214"/>
          </w:p>
        </w:tc>
      </w:tr>
      <w:tr w:rsidR="00A60CC0" w14:paraId="219E6C39" w14:textId="77777777">
        <w:trPr>
          <w:trHeight w:val="74"/>
        </w:trPr>
        <w:tc>
          <w:tcPr>
            <w:tcW w:w="2329" w:type="dxa"/>
          </w:tcPr>
          <w:p w14:paraId="302269EA" w14:textId="77777777" w:rsidR="00A60CC0" w:rsidRDefault="00000000">
            <w:pPr>
              <w:ind w:left="0" w:hanging="2"/>
              <w:rPr>
                <w:rFonts w:ascii="Times New Roman" w:eastAsia="Times New Roman" w:hAnsi="Times New Roman" w:cs="Times New Roman"/>
                <w:sz w:val="22"/>
                <w:szCs w:val="22"/>
              </w:rPr>
            </w:pPr>
            <w:bookmarkStart w:id="215" w:name="_Toc131272064"/>
            <w:r>
              <w:rPr>
                <w:rFonts w:ascii="Times New Roman" w:eastAsia="Times New Roman" w:hAnsi="Times New Roman" w:cs="Times New Roman"/>
                <w:b/>
                <w:sz w:val="22"/>
                <w:szCs w:val="22"/>
              </w:rPr>
              <w:t>Trigger:</w:t>
            </w:r>
            <w:bookmarkEnd w:id="215"/>
          </w:p>
        </w:tc>
        <w:tc>
          <w:tcPr>
            <w:tcW w:w="7763" w:type="dxa"/>
          </w:tcPr>
          <w:p w14:paraId="33460E46" w14:textId="77777777" w:rsidR="00A60CC0" w:rsidRDefault="00000000">
            <w:pPr>
              <w:ind w:left="0" w:hanging="2"/>
              <w:rPr>
                <w:rFonts w:ascii="Times New Roman" w:eastAsia="Times New Roman" w:hAnsi="Times New Roman" w:cs="Times New Roman"/>
                <w:sz w:val="22"/>
                <w:szCs w:val="22"/>
              </w:rPr>
            </w:pPr>
            <w:bookmarkStart w:id="216" w:name="_Toc131272065"/>
            <w:r>
              <w:rPr>
                <w:rFonts w:ascii="Times New Roman" w:eastAsia="Times New Roman" w:hAnsi="Times New Roman" w:cs="Times New Roman"/>
                <w:sz w:val="22"/>
                <w:szCs w:val="22"/>
              </w:rPr>
              <w:t>External - The driver decides to register for the Online Parking Information System.</w:t>
            </w:r>
            <w:bookmarkEnd w:id="216"/>
          </w:p>
        </w:tc>
      </w:tr>
      <w:tr w:rsidR="00A60CC0" w14:paraId="29942132" w14:textId="77777777">
        <w:trPr>
          <w:trHeight w:val="74"/>
        </w:trPr>
        <w:tc>
          <w:tcPr>
            <w:tcW w:w="2329" w:type="dxa"/>
          </w:tcPr>
          <w:p w14:paraId="55AA838C" w14:textId="77777777" w:rsidR="00A60CC0" w:rsidRDefault="00000000">
            <w:pPr>
              <w:ind w:left="0" w:hanging="2"/>
              <w:rPr>
                <w:rFonts w:ascii="Times New Roman" w:eastAsia="Times New Roman" w:hAnsi="Times New Roman" w:cs="Times New Roman"/>
                <w:sz w:val="22"/>
                <w:szCs w:val="22"/>
              </w:rPr>
            </w:pPr>
            <w:bookmarkStart w:id="217" w:name="_Toc131272066"/>
            <w:r>
              <w:rPr>
                <w:rFonts w:ascii="Times New Roman" w:eastAsia="Times New Roman" w:hAnsi="Times New Roman" w:cs="Times New Roman"/>
                <w:b/>
                <w:sz w:val="22"/>
                <w:szCs w:val="22"/>
              </w:rPr>
              <w:t>Pre-condition(s):</w:t>
            </w:r>
            <w:bookmarkEnd w:id="217"/>
          </w:p>
        </w:tc>
        <w:tc>
          <w:tcPr>
            <w:tcW w:w="7763" w:type="dxa"/>
          </w:tcPr>
          <w:p w14:paraId="09857E95" w14:textId="77777777" w:rsidR="00A60CC0" w:rsidRDefault="00000000">
            <w:pPr>
              <w:numPr>
                <w:ilvl w:val="0"/>
                <w:numId w:val="45"/>
              </w:numPr>
              <w:ind w:left="0" w:hanging="2"/>
              <w:rPr>
                <w:rFonts w:ascii="Times New Roman" w:eastAsia="Times New Roman" w:hAnsi="Times New Roman" w:cs="Times New Roman"/>
                <w:sz w:val="22"/>
                <w:szCs w:val="22"/>
              </w:rPr>
            </w:pPr>
            <w:bookmarkStart w:id="218" w:name="_Toc131272067"/>
            <w:r>
              <w:rPr>
                <w:rFonts w:ascii="Times New Roman" w:eastAsia="Times New Roman" w:hAnsi="Times New Roman" w:cs="Times New Roman"/>
                <w:sz w:val="22"/>
                <w:szCs w:val="22"/>
              </w:rPr>
              <w:t xml:space="preserve">Driver has uploaded application of the </w:t>
            </w:r>
            <w:proofErr w:type="gramStart"/>
            <w:r>
              <w:rPr>
                <w:rFonts w:ascii="Times New Roman" w:eastAsia="Times New Roman" w:hAnsi="Times New Roman" w:cs="Times New Roman"/>
                <w:sz w:val="22"/>
                <w:szCs w:val="22"/>
              </w:rPr>
              <w:t>system</w:t>
            </w:r>
            <w:bookmarkEnd w:id="218"/>
            <w:proofErr w:type="gramEnd"/>
          </w:p>
          <w:p w14:paraId="6155E31B" w14:textId="77777777" w:rsidR="00A60CC0" w:rsidRDefault="00000000">
            <w:pPr>
              <w:numPr>
                <w:ilvl w:val="0"/>
                <w:numId w:val="45"/>
              </w:numPr>
              <w:ind w:left="0" w:hanging="2"/>
              <w:rPr>
                <w:rFonts w:ascii="Times New Roman" w:eastAsia="Times New Roman" w:hAnsi="Times New Roman" w:cs="Times New Roman"/>
                <w:sz w:val="22"/>
                <w:szCs w:val="22"/>
              </w:rPr>
            </w:pPr>
            <w:bookmarkStart w:id="219" w:name="_Toc131272068"/>
            <w:r>
              <w:rPr>
                <w:rFonts w:ascii="Times New Roman" w:eastAsia="Times New Roman" w:hAnsi="Times New Roman" w:cs="Times New Roman"/>
                <w:sz w:val="22"/>
                <w:szCs w:val="22"/>
              </w:rPr>
              <w:t xml:space="preserve">Driver has an Internet </w:t>
            </w:r>
            <w:proofErr w:type="gramStart"/>
            <w:r>
              <w:rPr>
                <w:rFonts w:ascii="Times New Roman" w:eastAsia="Times New Roman" w:hAnsi="Times New Roman" w:cs="Times New Roman"/>
                <w:sz w:val="22"/>
                <w:szCs w:val="22"/>
              </w:rPr>
              <w:t>access</w:t>
            </w:r>
            <w:bookmarkEnd w:id="219"/>
            <w:proofErr w:type="gramEnd"/>
          </w:p>
          <w:p w14:paraId="36F67FDD" w14:textId="77777777" w:rsidR="00A60CC0" w:rsidRDefault="00000000">
            <w:pPr>
              <w:numPr>
                <w:ilvl w:val="0"/>
                <w:numId w:val="45"/>
              </w:numPr>
              <w:ind w:left="0" w:hanging="2"/>
              <w:rPr>
                <w:rFonts w:ascii="Times New Roman" w:eastAsia="Times New Roman" w:hAnsi="Times New Roman" w:cs="Times New Roman"/>
                <w:sz w:val="22"/>
                <w:szCs w:val="22"/>
              </w:rPr>
            </w:pPr>
            <w:bookmarkStart w:id="220" w:name="_Toc131272069"/>
            <w:r>
              <w:rPr>
                <w:rFonts w:ascii="Times New Roman" w:eastAsia="Times New Roman" w:hAnsi="Times New Roman" w:cs="Times New Roman"/>
                <w:sz w:val="22"/>
                <w:szCs w:val="22"/>
              </w:rPr>
              <w:t>Driver has a valid email</w:t>
            </w:r>
            <w:bookmarkEnd w:id="220"/>
          </w:p>
        </w:tc>
      </w:tr>
      <w:tr w:rsidR="00A60CC0" w14:paraId="6260F475" w14:textId="77777777">
        <w:trPr>
          <w:trHeight w:val="74"/>
        </w:trPr>
        <w:tc>
          <w:tcPr>
            <w:tcW w:w="2329" w:type="dxa"/>
          </w:tcPr>
          <w:p w14:paraId="32CA41D3" w14:textId="77777777" w:rsidR="00A60CC0" w:rsidRDefault="00000000">
            <w:pPr>
              <w:ind w:left="0" w:hanging="2"/>
              <w:rPr>
                <w:rFonts w:ascii="Times New Roman" w:eastAsia="Times New Roman" w:hAnsi="Times New Roman" w:cs="Times New Roman"/>
                <w:sz w:val="22"/>
                <w:szCs w:val="22"/>
              </w:rPr>
            </w:pPr>
            <w:bookmarkStart w:id="221" w:name="_Toc131272070"/>
            <w:r>
              <w:rPr>
                <w:rFonts w:ascii="Times New Roman" w:eastAsia="Times New Roman" w:hAnsi="Times New Roman" w:cs="Times New Roman"/>
                <w:b/>
                <w:sz w:val="22"/>
                <w:szCs w:val="22"/>
              </w:rPr>
              <w:t>Main (Success) Flow:</w:t>
            </w:r>
            <w:bookmarkEnd w:id="221"/>
          </w:p>
        </w:tc>
        <w:tc>
          <w:tcPr>
            <w:tcW w:w="7763" w:type="dxa"/>
          </w:tcPr>
          <w:p w14:paraId="144BFA25" w14:textId="77777777" w:rsidR="00A60CC0" w:rsidRDefault="00000000">
            <w:pPr>
              <w:numPr>
                <w:ilvl w:val="0"/>
                <w:numId w:val="6"/>
              </w:numPr>
              <w:ind w:left="0" w:hanging="2"/>
              <w:rPr>
                <w:rFonts w:ascii="Times New Roman" w:eastAsia="Times New Roman" w:hAnsi="Times New Roman" w:cs="Times New Roman"/>
                <w:sz w:val="22"/>
                <w:szCs w:val="22"/>
              </w:rPr>
            </w:pPr>
            <w:bookmarkStart w:id="222" w:name="_Toc131272071"/>
            <w:r>
              <w:rPr>
                <w:rFonts w:ascii="Times New Roman" w:eastAsia="Times New Roman" w:hAnsi="Times New Roman" w:cs="Times New Roman"/>
                <w:sz w:val="22"/>
                <w:szCs w:val="22"/>
              </w:rPr>
              <w:t>Driver opens an Online Parking Information System application.</w:t>
            </w:r>
            <w:bookmarkEnd w:id="222"/>
          </w:p>
          <w:p w14:paraId="41C823A6" w14:textId="77777777" w:rsidR="00A60CC0" w:rsidRDefault="00000000">
            <w:pPr>
              <w:numPr>
                <w:ilvl w:val="0"/>
                <w:numId w:val="6"/>
              </w:numPr>
              <w:ind w:left="0" w:hanging="2"/>
              <w:rPr>
                <w:rFonts w:ascii="Times New Roman" w:eastAsia="Times New Roman" w:hAnsi="Times New Roman" w:cs="Times New Roman"/>
                <w:sz w:val="22"/>
                <w:szCs w:val="22"/>
              </w:rPr>
            </w:pPr>
            <w:bookmarkStart w:id="223" w:name="_Toc131272072"/>
            <w:r>
              <w:rPr>
                <w:rFonts w:ascii="Times New Roman" w:eastAsia="Times New Roman" w:hAnsi="Times New Roman" w:cs="Times New Roman"/>
                <w:sz w:val="22"/>
                <w:szCs w:val="22"/>
              </w:rPr>
              <w:t xml:space="preserve">System requests personal information </w:t>
            </w:r>
            <w:proofErr w:type="gramStart"/>
            <w:r>
              <w:rPr>
                <w:rFonts w:ascii="Times New Roman" w:eastAsia="Times New Roman" w:hAnsi="Times New Roman" w:cs="Times New Roman"/>
                <w:sz w:val="22"/>
                <w:szCs w:val="22"/>
              </w:rPr>
              <w:t>i.e.</w:t>
            </w:r>
            <w:proofErr w:type="gramEnd"/>
            <w:r>
              <w:rPr>
                <w:rFonts w:ascii="Times New Roman" w:eastAsia="Times New Roman" w:hAnsi="Times New Roman" w:cs="Times New Roman"/>
                <w:sz w:val="22"/>
                <w:szCs w:val="22"/>
              </w:rPr>
              <w:t xml:space="preserve"> name, surname, phone number, e-mail address, and a password.</w:t>
            </w:r>
            <w:bookmarkEnd w:id="223"/>
          </w:p>
          <w:p w14:paraId="360C78B6" w14:textId="77777777" w:rsidR="00A60CC0" w:rsidRDefault="00000000">
            <w:pPr>
              <w:numPr>
                <w:ilvl w:val="0"/>
                <w:numId w:val="6"/>
              </w:numPr>
              <w:ind w:left="0" w:hanging="2"/>
              <w:rPr>
                <w:rFonts w:ascii="Times New Roman" w:eastAsia="Times New Roman" w:hAnsi="Times New Roman" w:cs="Times New Roman"/>
                <w:sz w:val="22"/>
                <w:szCs w:val="22"/>
              </w:rPr>
            </w:pPr>
            <w:bookmarkStart w:id="224" w:name="_Toc131272073"/>
            <w:r>
              <w:rPr>
                <w:rFonts w:ascii="Times New Roman" w:eastAsia="Times New Roman" w:hAnsi="Times New Roman" w:cs="Times New Roman"/>
                <w:sz w:val="22"/>
                <w:szCs w:val="22"/>
              </w:rPr>
              <w:t>The driver enters their personal information and submits the registration form.</w:t>
            </w:r>
            <w:bookmarkEnd w:id="224"/>
          </w:p>
          <w:p w14:paraId="177FBD0E" w14:textId="3B5FF8BD" w:rsidR="00A60CC0" w:rsidRDefault="00000000">
            <w:pPr>
              <w:numPr>
                <w:ilvl w:val="0"/>
                <w:numId w:val="6"/>
              </w:numPr>
              <w:ind w:left="0" w:hanging="2"/>
              <w:rPr>
                <w:rFonts w:ascii="Times New Roman" w:eastAsia="Times New Roman" w:hAnsi="Times New Roman" w:cs="Times New Roman"/>
                <w:sz w:val="22"/>
                <w:szCs w:val="22"/>
              </w:rPr>
            </w:pPr>
            <w:bookmarkStart w:id="225" w:name="_Toc131272074"/>
            <w:r>
              <w:rPr>
                <w:rFonts w:ascii="Times New Roman" w:eastAsia="Times New Roman" w:hAnsi="Times New Roman" w:cs="Times New Roman"/>
                <w:sz w:val="22"/>
                <w:szCs w:val="22"/>
              </w:rPr>
              <w:t xml:space="preserve">System verifies </w:t>
            </w:r>
            <w:r w:rsidR="00CB3D62">
              <w:rPr>
                <w:rFonts w:ascii="Times New Roman" w:eastAsia="Times New Roman" w:hAnsi="Times New Roman" w:cs="Times New Roman"/>
                <w:sz w:val="22"/>
                <w:szCs w:val="22"/>
              </w:rPr>
              <w:t xml:space="preserve">that </w:t>
            </w:r>
            <w:r>
              <w:rPr>
                <w:rFonts w:ascii="Times New Roman" w:eastAsia="Times New Roman" w:hAnsi="Times New Roman" w:cs="Times New Roman"/>
                <w:sz w:val="22"/>
                <w:szCs w:val="22"/>
              </w:rPr>
              <w:t>required information is provided.</w:t>
            </w:r>
            <w:bookmarkEnd w:id="225"/>
          </w:p>
          <w:p w14:paraId="1A847AE2" w14:textId="77777777" w:rsidR="00A60CC0" w:rsidRDefault="00000000">
            <w:pPr>
              <w:numPr>
                <w:ilvl w:val="0"/>
                <w:numId w:val="6"/>
              </w:numPr>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bookmarkStart w:id="226" w:name="_Toc131272075"/>
            <w:r>
              <w:rPr>
                <w:rFonts w:ascii="Times New Roman" w:eastAsia="Times New Roman" w:hAnsi="Times New Roman" w:cs="Times New Roman"/>
                <w:sz w:val="22"/>
                <w:szCs w:val="22"/>
              </w:rPr>
              <w:t>If information is invalid System displays a message. Return to Step 2</w:t>
            </w:r>
            <w:bookmarkEnd w:id="226"/>
          </w:p>
          <w:p w14:paraId="676AFDCD" w14:textId="1DE8F987" w:rsidR="00A60CC0" w:rsidRDefault="00CB3D62">
            <w:pPr>
              <w:numPr>
                <w:ilvl w:val="0"/>
                <w:numId w:val="6"/>
              </w:numPr>
              <w:ind w:left="0" w:hanging="2"/>
              <w:rPr>
                <w:rFonts w:ascii="Times New Roman" w:eastAsia="Times New Roman" w:hAnsi="Times New Roman" w:cs="Times New Roman"/>
                <w:sz w:val="22"/>
                <w:szCs w:val="22"/>
              </w:rPr>
            </w:pPr>
            <w:bookmarkStart w:id="227" w:name="_Toc131272076"/>
            <w:r>
              <w:rPr>
                <w:rFonts w:ascii="Times New Roman" w:eastAsia="Times New Roman" w:hAnsi="Times New Roman" w:cs="Times New Roman"/>
                <w:sz w:val="22"/>
                <w:szCs w:val="22"/>
              </w:rPr>
              <w:t>The system sends a confirmation email to the driver's email address.</w:t>
            </w:r>
            <w:bookmarkEnd w:id="227"/>
          </w:p>
          <w:p w14:paraId="0E97892D" w14:textId="77777777" w:rsidR="00A60CC0" w:rsidRDefault="00000000">
            <w:pPr>
              <w:numPr>
                <w:ilvl w:val="0"/>
                <w:numId w:val="6"/>
              </w:numPr>
              <w:ind w:left="0" w:hanging="2"/>
              <w:rPr>
                <w:rFonts w:ascii="Times New Roman" w:eastAsia="Times New Roman" w:hAnsi="Times New Roman" w:cs="Times New Roman"/>
                <w:sz w:val="22"/>
                <w:szCs w:val="22"/>
              </w:rPr>
            </w:pPr>
            <w:bookmarkStart w:id="228" w:name="_Toc131272077"/>
            <w:r>
              <w:rPr>
                <w:rFonts w:ascii="Times New Roman" w:eastAsia="Times New Roman" w:hAnsi="Times New Roman" w:cs="Times New Roman"/>
                <w:sz w:val="22"/>
                <w:szCs w:val="22"/>
              </w:rPr>
              <w:t>The driver clicks on the link in the confirmation email to confirm their registration.</w:t>
            </w:r>
            <w:bookmarkEnd w:id="228"/>
          </w:p>
          <w:p w14:paraId="667645CF" w14:textId="77777777" w:rsidR="00A60CC0" w:rsidRDefault="00000000">
            <w:pPr>
              <w:numPr>
                <w:ilvl w:val="0"/>
                <w:numId w:val="6"/>
              </w:numPr>
              <w:ind w:left="0" w:hanging="2"/>
              <w:rPr>
                <w:rFonts w:ascii="Times New Roman" w:eastAsia="Times New Roman" w:hAnsi="Times New Roman" w:cs="Times New Roman"/>
                <w:sz w:val="22"/>
                <w:szCs w:val="22"/>
              </w:rPr>
            </w:pPr>
            <w:bookmarkStart w:id="229" w:name="_Toc131272078"/>
            <w:r>
              <w:rPr>
                <w:rFonts w:ascii="Times New Roman" w:eastAsia="Times New Roman" w:hAnsi="Times New Roman" w:cs="Times New Roman"/>
                <w:sz w:val="22"/>
                <w:szCs w:val="22"/>
              </w:rPr>
              <w:t>The system confirms the registration and adds the driver's information to the database.</w:t>
            </w:r>
            <w:bookmarkEnd w:id="229"/>
          </w:p>
        </w:tc>
      </w:tr>
      <w:tr w:rsidR="00A60CC0" w14:paraId="7777021F" w14:textId="77777777">
        <w:trPr>
          <w:trHeight w:val="74"/>
        </w:trPr>
        <w:tc>
          <w:tcPr>
            <w:tcW w:w="2329" w:type="dxa"/>
          </w:tcPr>
          <w:p w14:paraId="3C8F19AD" w14:textId="77777777" w:rsidR="00A60CC0" w:rsidRDefault="00000000">
            <w:pPr>
              <w:ind w:left="0" w:hanging="2"/>
              <w:rPr>
                <w:rFonts w:ascii="Times New Roman" w:eastAsia="Times New Roman" w:hAnsi="Times New Roman" w:cs="Times New Roman"/>
                <w:sz w:val="22"/>
                <w:szCs w:val="22"/>
              </w:rPr>
            </w:pPr>
            <w:bookmarkStart w:id="230" w:name="_Toc131272079"/>
            <w:r>
              <w:rPr>
                <w:rFonts w:ascii="Times New Roman" w:eastAsia="Times New Roman" w:hAnsi="Times New Roman" w:cs="Times New Roman"/>
                <w:b/>
                <w:sz w:val="22"/>
                <w:szCs w:val="22"/>
              </w:rPr>
              <w:t>Alternate Flows:</w:t>
            </w:r>
            <w:bookmarkEnd w:id="230"/>
          </w:p>
        </w:tc>
        <w:tc>
          <w:tcPr>
            <w:tcW w:w="7763" w:type="dxa"/>
          </w:tcPr>
          <w:p w14:paraId="58D8CE46" w14:textId="77777777" w:rsidR="00A60CC0" w:rsidRDefault="00000000">
            <w:pPr>
              <w:ind w:left="0" w:hanging="2"/>
              <w:rPr>
                <w:rFonts w:ascii="Times New Roman" w:eastAsia="Times New Roman" w:hAnsi="Times New Roman" w:cs="Times New Roman"/>
                <w:sz w:val="22"/>
                <w:szCs w:val="22"/>
              </w:rPr>
            </w:pPr>
            <w:bookmarkStart w:id="231" w:name="_Toc131272080"/>
            <w:r>
              <w:rPr>
                <w:rFonts w:ascii="Times New Roman" w:eastAsia="Times New Roman" w:hAnsi="Times New Roman" w:cs="Times New Roman"/>
                <w:sz w:val="22"/>
                <w:szCs w:val="22"/>
              </w:rPr>
              <w:t>Alternate Flow #1: The email confirmation link is not clicked within a specified time frame. The following steps occur:</w:t>
            </w:r>
            <w:bookmarkEnd w:id="231"/>
          </w:p>
          <w:p w14:paraId="106E37C3" w14:textId="77777777" w:rsidR="00A60CC0" w:rsidRDefault="00000000">
            <w:pPr>
              <w:numPr>
                <w:ilvl w:val="0"/>
                <w:numId w:val="60"/>
              </w:numPr>
              <w:ind w:left="0" w:hanging="2"/>
              <w:rPr>
                <w:rFonts w:ascii="Times New Roman" w:eastAsia="Times New Roman" w:hAnsi="Times New Roman" w:cs="Times New Roman"/>
                <w:sz w:val="22"/>
                <w:szCs w:val="22"/>
              </w:rPr>
            </w:pPr>
            <w:bookmarkStart w:id="232" w:name="_Toc131272081"/>
            <w:r>
              <w:rPr>
                <w:rFonts w:ascii="Times New Roman" w:eastAsia="Times New Roman" w:hAnsi="Times New Roman" w:cs="Times New Roman"/>
                <w:sz w:val="22"/>
                <w:szCs w:val="22"/>
              </w:rPr>
              <w:t>The system detects that the email confirmation link has not been clicked within the specified time frame.</w:t>
            </w:r>
            <w:bookmarkEnd w:id="232"/>
          </w:p>
          <w:p w14:paraId="6F5DEFA1" w14:textId="77777777" w:rsidR="00A60CC0" w:rsidRDefault="00000000">
            <w:pPr>
              <w:numPr>
                <w:ilvl w:val="0"/>
                <w:numId w:val="60"/>
              </w:numPr>
              <w:ind w:left="0" w:hanging="2"/>
              <w:rPr>
                <w:rFonts w:ascii="Times New Roman" w:eastAsia="Times New Roman" w:hAnsi="Times New Roman" w:cs="Times New Roman"/>
                <w:sz w:val="22"/>
                <w:szCs w:val="22"/>
              </w:rPr>
            </w:pPr>
            <w:bookmarkStart w:id="233" w:name="_Toc131272082"/>
            <w:r>
              <w:rPr>
                <w:rFonts w:ascii="Times New Roman" w:eastAsia="Times New Roman" w:hAnsi="Times New Roman" w:cs="Times New Roman"/>
                <w:sz w:val="22"/>
                <w:szCs w:val="22"/>
              </w:rPr>
              <w:t>The system sends a reminder email to the user to click the confirmation link:</w:t>
            </w:r>
            <w:bookmarkEnd w:id="233"/>
          </w:p>
          <w:p w14:paraId="01BEF1BF" w14:textId="77777777" w:rsidR="00A60CC0" w:rsidRDefault="00000000">
            <w:pPr>
              <w:numPr>
                <w:ilvl w:val="0"/>
                <w:numId w:val="78"/>
              </w:numPr>
              <w:ind w:left="0" w:hanging="2"/>
              <w:rPr>
                <w:rFonts w:ascii="Times New Roman" w:eastAsia="Times New Roman" w:hAnsi="Times New Roman" w:cs="Times New Roman"/>
                <w:sz w:val="22"/>
                <w:szCs w:val="22"/>
              </w:rPr>
            </w:pPr>
            <w:bookmarkStart w:id="234" w:name="_Toc131272083"/>
            <w:r>
              <w:rPr>
                <w:rFonts w:ascii="Times New Roman" w:eastAsia="Times New Roman" w:hAnsi="Times New Roman" w:cs="Times New Roman"/>
                <w:sz w:val="22"/>
                <w:szCs w:val="22"/>
              </w:rPr>
              <w:t>If the user clicks the confirmation link within the time frame specified in the reminder email, the use case continues with Step 7 of the main flow.</w:t>
            </w:r>
            <w:bookmarkEnd w:id="234"/>
          </w:p>
          <w:p w14:paraId="154CE26A" w14:textId="0DB97E1F" w:rsidR="00A60CC0" w:rsidRDefault="00000000">
            <w:pPr>
              <w:numPr>
                <w:ilvl w:val="0"/>
                <w:numId w:val="78"/>
              </w:numPr>
              <w:ind w:left="0" w:hanging="2"/>
              <w:rPr>
                <w:rFonts w:ascii="Times New Roman" w:eastAsia="Times New Roman" w:hAnsi="Times New Roman" w:cs="Times New Roman"/>
                <w:sz w:val="22"/>
                <w:szCs w:val="22"/>
              </w:rPr>
            </w:pPr>
            <w:bookmarkStart w:id="235" w:name="_Toc131272084"/>
            <w:r>
              <w:rPr>
                <w:rFonts w:ascii="Times New Roman" w:eastAsia="Times New Roman" w:hAnsi="Times New Roman" w:cs="Times New Roman"/>
                <w:sz w:val="22"/>
                <w:szCs w:val="22"/>
              </w:rPr>
              <w:t>If the user does not click the confirmation link within the time frame specified in the reminder email, the system marks the registration as expired</w:t>
            </w:r>
            <w:r w:rsidR="00CB3D62">
              <w:rPr>
                <w:rFonts w:ascii="Times New Roman" w:eastAsia="Times New Roman" w:hAnsi="Times New Roman" w:cs="Times New Roman"/>
                <w:sz w:val="22"/>
                <w:szCs w:val="22"/>
              </w:rPr>
              <w:t>.</w:t>
            </w:r>
            <w:bookmarkEnd w:id="235"/>
          </w:p>
          <w:p w14:paraId="4196AE90" w14:textId="77777777" w:rsidR="00A60CC0" w:rsidRDefault="00A60CC0">
            <w:pPr>
              <w:ind w:left="0" w:hanging="2"/>
              <w:rPr>
                <w:rFonts w:ascii="Times New Roman" w:eastAsia="Times New Roman" w:hAnsi="Times New Roman" w:cs="Times New Roman"/>
                <w:sz w:val="22"/>
                <w:szCs w:val="22"/>
              </w:rPr>
            </w:pPr>
          </w:p>
          <w:p w14:paraId="4CB3A1AE" w14:textId="35FE7CDA" w:rsidR="00A60CC0" w:rsidRDefault="00000000">
            <w:pPr>
              <w:ind w:left="0" w:hanging="2"/>
              <w:rPr>
                <w:rFonts w:ascii="Times New Roman" w:eastAsia="Times New Roman" w:hAnsi="Times New Roman" w:cs="Times New Roman"/>
                <w:sz w:val="22"/>
                <w:szCs w:val="22"/>
              </w:rPr>
            </w:pPr>
            <w:bookmarkStart w:id="236" w:name="_Toc131272085"/>
            <w:r>
              <w:rPr>
                <w:rFonts w:ascii="Times New Roman" w:eastAsia="Times New Roman" w:hAnsi="Times New Roman" w:cs="Times New Roman"/>
                <w:sz w:val="22"/>
                <w:szCs w:val="22"/>
              </w:rPr>
              <w:t xml:space="preserve">Alternate Flow #2: </w:t>
            </w:r>
            <w:r w:rsidR="00CB3D62">
              <w:rPr>
                <w:rFonts w:ascii="Times New Roman" w:eastAsia="Times New Roman" w:hAnsi="Times New Roman" w:cs="Times New Roman"/>
                <w:sz w:val="22"/>
                <w:szCs w:val="22"/>
              </w:rPr>
              <w:t>The user</w:t>
            </w:r>
            <w:r>
              <w:rPr>
                <w:rFonts w:ascii="Times New Roman" w:eastAsia="Times New Roman" w:hAnsi="Times New Roman" w:cs="Times New Roman"/>
                <w:sz w:val="22"/>
                <w:szCs w:val="22"/>
              </w:rPr>
              <w:t xml:space="preserve"> enters an existing registered email. Following steps occur:</w:t>
            </w:r>
            <w:bookmarkEnd w:id="236"/>
          </w:p>
          <w:p w14:paraId="224E621C" w14:textId="77777777" w:rsidR="00A60CC0" w:rsidRDefault="00000000">
            <w:pPr>
              <w:numPr>
                <w:ilvl w:val="0"/>
                <w:numId w:val="62"/>
              </w:numPr>
              <w:ind w:left="0" w:hanging="2"/>
              <w:rPr>
                <w:rFonts w:ascii="Times New Roman" w:eastAsia="Times New Roman" w:hAnsi="Times New Roman" w:cs="Times New Roman"/>
                <w:sz w:val="22"/>
                <w:szCs w:val="22"/>
              </w:rPr>
            </w:pPr>
            <w:bookmarkStart w:id="237" w:name="_Toc131272086"/>
            <w:r>
              <w:rPr>
                <w:rFonts w:ascii="Times New Roman" w:eastAsia="Times New Roman" w:hAnsi="Times New Roman" w:cs="Times New Roman"/>
                <w:sz w:val="22"/>
                <w:szCs w:val="22"/>
              </w:rPr>
              <w:t>System detects that the email address provided is already registered in the system.</w:t>
            </w:r>
            <w:bookmarkEnd w:id="237"/>
          </w:p>
          <w:p w14:paraId="3416941B" w14:textId="77777777" w:rsidR="00A60CC0" w:rsidRDefault="00000000">
            <w:pPr>
              <w:numPr>
                <w:ilvl w:val="0"/>
                <w:numId w:val="62"/>
              </w:numPr>
              <w:ind w:left="0" w:hanging="2"/>
              <w:rPr>
                <w:rFonts w:ascii="Times New Roman" w:eastAsia="Times New Roman" w:hAnsi="Times New Roman" w:cs="Times New Roman"/>
                <w:sz w:val="22"/>
                <w:szCs w:val="22"/>
              </w:rPr>
            </w:pPr>
            <w:bookmarkStart w:id="238" w:name="_Toc131272087"/>
            <w:r>
              <w:rPr>
                <w:rFonts w:ascii="Times New Roman" w:eastAsia="Times New Roman" w:hAnsi="Times New Roman" w:cs="Times New Roman"/>
                <w:sz w:val="22"/>
                <w:szCs w:val="22"/>
              </w:rPr>
              <w:t>System displays an error message informing the user that the email address is already registered.</w:t>
            </w:r>
            <w:bookmarkEnd w:id="238"/>
          </w:p>
          <w:p w14:paraId="613C91AB" w14:textId="77777777" w:rsidR="00A60CC0" w:rsidRDefault="00A60CC0">
            <w:pPr>
              <w:ind w:left="0" w:hanging="2"/>
              <w:rPr>
                <w:rFonts w:ascii="Times New Roman" w:eastAsia="Times New Roman" w:hAnsi="Times New Roman" w:cs="Times New Roman"/>
                <w:sz w:val="22"/>
                <w:szCs w:val="22"/>
              </w:rPr>
            </w:pPr>
          </w:p>
          <w:p w14:paraId="6BAD405C" w14:textId="77777777" w:rsidR="00A60CC0" w:rsidRDefault="00000000">
            <w:pPr>
              <w:ind w:left="0" w:hanging="2"/>
              <w:rPr>
                <w:rFonts w:ascii="Times New Roman" w:eastAsia="Times New Roman" w:hAnsi="Times New Roman" w:cs="Times New Roman"/>
                <w:sz w:val="22"/>
                <w:szCs w:val="22"/>
              </w:rPr>
            </w:pPr>
            <w:bookmarkStart w:id="239" w:name="_Toc131272088"/>
            <w:r>
              <w:rPr>
                <w:rFonts w:ascii="Times New Roman" w:eastAsia="Times New Roman" w:hAnsi="Times New Roman" w:cs="Times New Roman"/>
                <w:sz w:val="22"/>
                <w:szCs w:val="22"/>
              </w:rPr>
              <w:t>Alternate Flow #3: The user enters incorrect or incomplete information. The following steps occur:</w:t>
            </w:r>
            <w:bookmarkEnd w:id="239"/>
          </w:p>
          <w:p w14:paraId="708AF132" w14:textId="77777777" w:rsidR="00A60CC0" w:rsidRDefault="00000000">
            <w:pPr>
              <w:numPr>
                <w:ilvl w:val="0"/>
                <w:numId w:val="39"/>
              </w:numPr>
              <w:ind w:left="0" w:hanging="2"/>
              <w:rPr>
                <w:rFonts w:ascii="Times New Roman" w:eastAsia="Times New Roman" w:hAnsi="Times New Roman" w:cs="Times New Roman"/>
                <w:sz w:val="22"/>
                <w:szCs w:val="22"/>
              </w:rPr>
            </w:pPr>
            <w:bookmarkStart w:id="240" w:name="_Toc131272089"/>
            <w:r>
              <w:rPr>
                <w:rFonts w:ascii="Times New Roman" w:eastAsia="Times New Roman" w:hAnsi="Times New Roman" w:cs="Times New Roman"/>
                <w:sz w:val="22"/>
                <w:szCs w:val="22"/>
              </w:rPr>
              <w:t>System detects missing or incorrect information in the registration form.</w:t>
            </w:r>
            <w:bookmarkEnd w:id="240"/>
          </w:p>
          <w:p w14:paraId="1D53FB09" w14:textId="77777777" w:rsidR="00A60CC0" w:rsidRDefault="00000000">
            <w:pPr>
              <w:numPr>
                <w:ilvl w:val="0"/>
                <w:numId w:val="39"/>
              </w:numPr>
              <w:ind w:left="0" w:hanging="2"/>
              <w:rPr>
                <w:rFonts w:ascii="Times New Roman" w:eastAsia="Times New Roman" w:hAnsi="Times New Roman" w:cs="Times New Roman"/>
                <w:sz w:val="22"/>
                <w:szCs w:val="22"/>
              </w:rPr>
            </w:pPr>
            <w:bookmarkStart w:id="241" w:name="_Toc131272090"/>
            <w:r>
              <w:rPr>
                <w:rFonts w:ascii="Times New Roman" w:eastAsia="Times New Roman" w:hAnsi="Times New Roman" w:cs="Times New Roman"/>
                <w:sz w:val="22"/>
                <w:szCs w:val="22"/>
              </w:rPr>
              <w:lastRenderedPageBreak/>
              <w:t>System displays an error message informing the user of the issue and prompts them to correct the form.</w:t>
            </w:r>
            <w:bookmarkEnd w:id="241"/>
          </w:p>
          <w:p w14:paraId="39D24317" w14:textId="77777777" w:rsidR="00A60CC0" w:rsidRDefault="00000000">
            <w:pPr>
              <w:numPr>
                <w:ilvl w:val="0"/>
                <w:numId w:val="39"/>
              </w:numPr>
              <w:ind w:left="0" w:hanging="2"/>
              <w:rPr>
                <w:rFonts w:ascii="Times New Roman" w:eastAsia="Times New Roman" w:hAnsi="Times New Roman" w:cs="Times New Roman"/>
                <w:sz w:val="22"/>
                <w:szCs w:val="22"/>
              </w:rPr>
            </w:pPr>
            <w:bookmarkStart w:id="242" w:name="_Toc131272091"/>
            <w:r>
              <w:rPr>
                <w:rFonts w:ascii="Times New Roman" w:eastAsia="Times New Roman" w:hAnsi="Times New Roman" w:cs="Times New Roman"/>
                <w:sz w:val="22"/>
                <w:szCs w:val="22"/>
              </w:rPr>
              <w:t>User corrects the form and resubmits it.</w:t>
            </w:r>
            <w:bookmarkEnd w:id="242"/>
          </w:p>
          <w:p w14:paraId="52649362" w14:textId="77777777" w:rsidR="00A60CC0" w:rsidRDefault="00000000">
            <w:pPr>
              <w:numPr>
                <w:ilvl w:val="0"/>
                <w:numId w:val="39"/>
              </w:numPr>
              <w:ind w:left="0" w:hanging="2"/>
              <w:rPr>
                <w:rFonts w:ascii="Times New Roman" w:eastAsia="Times New Roman" w:hAnsi="Times New Roman" w:cs="Times New Roman"/>
                <w:sz w:val="22"/>
                <w:szCs w:val="22"/>
              </w:rPr>
            </w:pPr>
            <w:bookmarkStart w:id="243" w:name="_Toc131272092"/>
            <w:r>
              <w:rPr>
                <w:rFonts w:ascii="Times New Roman" w:eastAsia="Times New Roman" w:hAnsi="Times New Roman" w:cs="Times New Roman"/>
                <w:sz w:val="22"/>
                <w:szCs w:val="22"/>
              </w:rPr>
              <w:t>System confirms that all required fields have been completed correctly.</w:t>
            </w:r>
            <w:bookmarkEnd w:id="243"/>
          </w:p>
        </w:tc>
      </w:tr>
      <w:tr w:rsidR="00A60CC0" w14:paraId="31B7D7F2" w14:textId="77777777">
        <w:trPr>
          <w:trHeight w:val="74"/>
        </w:trPr>
        <w:tc>
          <w:tcPr>
            <w:tcW w:w="2329" w:type="dxa"/>
          </w:tcPr>
          <w:p w14:paraId="2B995234" w14:textId="77777777" w:rsidR="00A60CC0" w:rsidRDefault="00000000">
            <w:pPr>
              <w:ind w:left="0" w:hanging="2"/>
              <w:rPr>
                <w:rFonts w:ascii="Times New Roman" w:eastAsia="Times New Roman" w:hAnsi="Times New Roman" w:cs="Times New Roman"/>
                <w:sz w:val="22"/>
                <w:szCs w:val="22"/>
              </w:rPr>
            </w:pPr>
            <w:bookmarkStart w:id="244" w:name="_Toc131272093"/>
            <w:r>
              <w:rPr>
                <w:rFonts w:ascii="Times New Roman" w:eastAsia="Times New Roman" w:hAnsi="Times New Roman" w:cs="Times New Roman"/>
                <w:b/>
                <w:sz w:val="22"/>
                <w:szCs w:val="22"/>
              </w:rPr>
              <w:lastRenderedPageBreak/>
              <w:t>Post Condition:</w:t>
            </w:r>
            <w:bookmarkEnd w:id="244"/>
          </w:p>
        </w:tc>
        <w:tc>
          <w:tcPr>
            <w:tcW w:w="7763" w:type="dxa"/>
          </w:tcPr>
          <w:p w14:paraId="33F360F2" w14:textId="4C6B6C3F" w:rsidR="00A60CC0" w:rsidRDefault="00000000">
            <w:pPr>
              <w:ind w:left="0" w:hanging="2"/>
              <w:rPr>
                <w:rFonts w:ascii="Times New Roman" w:eastAsia="Times New Roman" w:hAnsi="Times New Roman" w:cs="Times New Roman"/>
                <w:sz w:val="22"/>
                <w:szCs w:val="22"/>
              </w:rPr>
            </w:pPr>
            <w:bookmarkStart w:id="245" w:name="_Toc131272094"/>
            <w:r>
              <w:rPr>
                <w:rFonts w:ascii="Times New Roman" w:eastAsia="Times New Roman" w:hAnsi="Times New Roman" w:cs="Times New Roman"/>
                <w:sz w:val="22"/>
                <w:szCs w:val="22"/>
              </w:rPr>
              <w:t xml:space="preserve">Alternate Flow #1: </w:t>
            </w:r>
            <w:r w:rsidR="00CB3D62">
              <w:rPr>
                <w:rFonts w:ascii="Times New Roman" w:eastAsia="Times New Roman" w:hAnsi="Times New Roman" w:cs="Times New Roman"/>
                <w:sz w:val="22"/>
                <w:szCs w:val="22"/>
              </w:rPr>
              <w:t>The driver’s</w:t>
            </w:r>
            <w:r>
              <w:rPr>
                <w:rFonts w:ascii="Times New Roman" w:eastAsia="Times New Roman" w:hAnsi="Times New Roman" w:cs="Times New Roman"/>
                <w:sz w:val="22"/>
                <w:szCs w:val="22"/>
              </w:rPr>
              <w:t xml:space="preserve"> information is deleted and is not stored.</w:t>
            </w:r>
            <w:bookmarkEnd w:id="245"/>
          </w:p>
          <w:p w14:paraId="1ADAE567" w14:textId="77777777" w:rsidR="00A60CC0" w:rsidRDefault="00000000">
            <w:pPr>
              <w:ind w:left="0" w:hanging="2"/>
              <w:rPr>
                <w:rFonts w:ascii="Times New Roman" w:eastAsia="Times New Roman" w:hAnsi="Times New Roman" w:cs="Times New Roman"/>
                <w:sz w:val="22"/>
                <w:szCs w:val="22"/>
              </w:rPr>
            </w:pPr>
            <w:bookmarkStart w:id="246" w:name="_Toc131272095"/>
            <w:r>
              <w:rPr>
                <w:rFonts w:ascii="Times New Roman" w:eastAsia="Times New Roman" w:hAnsi="Times New Roman" w:cs="Times New Roman"/>
                <w:sz w:val="22"/>
                <w:szCs w:val="22"/>
              </w:rPr>
              <w:t>Alternate Flow #2: The user is not registered as a driver but has the option to log in or use a different email address to register.</w:t>
            </w:r>
            <w:bookmarkEnd w:id="246"/>
          </w:p>
          <w:p w14:paraId="5A9F70D1" w14:textId="77777777" w:rsidR="00A60CC0" w:rsidRDefault="00000000">
            <w:pPr>
              <w:ind w:left="0" w:hanging="2"/>
              <w:rPr>
                <w:rFonts w:ascii="Times New Roman" w:eastAsia="Times New Roman" w:hAnsi="Times New Roman" w:cs="Times New Roman"/>
                <w:sz w:val="22"/>
                <w:szCs w:val="22"/>
              </w:rPr>
            </w:pPr>
            <w:bookmarkStart w:id="247" w:name="_Toc131272096"/>
            <w:r>
              <w:rPr>
                <w:rFonts w:ascii="Times New Roman" w:eastAsia="Times New Roman" w:hAnsi="Times New Roman" w:cs="Times New Roman"/>
                <w:sz w:val="22"/>
                <w:szCs w:val="22"/>
              </w:rPr>
              <w:t>Alternate Flow #3: The driver is registered as a user of the Online Parking Information System</w:t>
            </w:r>
            <w:bookmarkEnd w:id="247"/>
          </w:p>
        </w:tc>
      </w:tr>
      <w:tr w:rsidR="00A60CC0" w14:paraId="19556DB7" w14:textId="77777777">
        <w:trPr>
          <w:trHeight w:val="74"/>
        </w:trPr>
        <w:tc>
          <w:tcPr>
            <w:tcW w:w="2329" w:type="dxa"/>
          </w:tcPr>
          <w:p w14:paraId="74E42678" w14:textId="77777777" w:rsidR="00A60CC0" w:rsidRDefault="00000000">
            <w:pPr>
              <w:ind w:left="0" w:hanging="2"/>
              <w:rPr>
                <w:rFonts w:ascii="Times New Roman" w:eastAsia="Times New Roman" w:hAnsi="Times New Roman" w:cs="Times New Roman"/>
                <w:sz w:val="22"/>
                <w:szCs w:val="22"/>
              </w:rPr>
            </w:pPr>
            <w:bookmarkStart w:id="248" w:name="_Toc131272097"/>
            <w:r>
              <w:rPr>
                <w:rFonts w:ascii="Times New Roman" w:eastAsia="Times New Roman" w:hAnsi="Times New Roman" w:cs="Times New Roman"/>
                <w:b/>
                <w:sz w:val="22"/>
                <w:szCs w:val="22"/>
              </w:rPr>
              <w:t>Requirements:</w:t>
            </w:r>
            <w:bookmarkEnd w:id="248"/>
          </w:p>
        </w:tc>
        <w:tc>
          <w:tcPr>
            <w:tcW w:w="7763" w:type="dxa"/>
          </w:tcPr>
          <w:p w14:paraId="6FA4B557" w14:textId="77777777" w:rsidR="00A60CC0" w:rsidRDefault="00000000">
            <w:pPr>
              <w:numPr>
                <w:ilvl w:val="0"/>
                <w:numId w:val="37"/>
              </w:numPr>
              <w:ind w:left="0" w:hanging="2"/>
              <w:rPr>
                <w:rFonts w:ascii="Times New Roman" w:eastAsia="Times New Roman" w:hAnsi="Times New Roman" w:cs="Times New Roman"/>
                <w:sz w:val="22"/>
                <w:szCs w:val="22"/>
              </w:rPr>
            </w:pPr>
            <w:bookmarkStart w:id="249" w:name="_Toc131272098"/>
            <w:r>
              <w:rPr>
                <w:rFonts w:ascii="Times New Roman" w:eastAsia="Times New Roman" w:hAnsi="Times New Roman" w:cs="Times New Roman"/>
                <w:sz w:val="22"/>
                <w:szCs w:val="22"/>
              </w:rPr>
              <w:t>The system shall validate the information provided by the driver during registration to ensure data accuracy and prevent fraud.</w:t>
            </w:r>
            <w:bookmarkEnd w:id="249"/>
          </w:p>
          <w:p w14:paraId="1CCDAC3D" w14:textId="77777777" w:rsidR="00A60CC0" w:rsidRDefault="00000000">
            <w:pPr>
              <w:numPr>
                <w:ilvl w:val="0"/>
                <w:numId w:val="37"/>
              </w:numPr>
              <w:ind w:left="0" w:hanging="2"/>
              <w:rPr>
                <w:rFonts w:ascii="Times New Roman" w:eastAsia="Times New Roman" w:hAnsi="Times New Roman" w:cs="Times New Roman"/>
                <w:sz w:val="22"/>
                <w:szCs w:val="22"/>
              </w:rPr>
            </w:pPr>
            <w:bookmarkStart w:id="250" w:name="_Toc131272099"/>
            <w:r>
              <w:rPr>
                <w:rFonts w:ascii="Times New Roman" w:eastAsia="Times New Roman" w:hAnsi="Times New Roman" w:cs="Times New Roman"/>
                <w:sz w:val="22"/>
                <w:szCs w:val="22"/>
              </w:rPr>
              <w:t>The system shall send a confirmation email to the driver's email address to verify the email and confirm registration.</w:t>
            </w:r>
            <w:bookmarkEnd w:id="250"/>
          </w:p>
        </w:tc>
      </w:tr>
    </w:tbl>
    <w:p w14:paraId="7D5EB8E1" w14:textId="77777777" w:rsidR="00A60CC0" w:rsidRDefault="00A60CC0">
      <w:pPr>
        <w:ind w:left="0" w:hanging="2"/>
      </w:pPr>
    </w:p>
    <w:p w14:paraId="35E780CE" w14:textId="77777777" w:rsidR="00A60CC0" w:rsidRDefault="00000000">
      <w:pPr>
        <w:pStyle w:val="Heading3"/>
        <w:ind w:left="0" w:hanging="2"/>
      </w:pPr>
      <w:bookmarkStart w:id="251" w:name="_Toc131272100"/>
      <w:r>
        <w:t>Use Case 2</w:t>
      </w:r>
      <w:bookmarkEnd w:id="251"/>
    </w:p>
    <w:p w14:paraId="0D453C6D" w14:textId="77777777" w:rsidR="00A60CC0" w:rsidRDefault="00A60CC0">
      <w:pPr>
        <w:ind w:left="0" w:hanging="2"/>
      </w:pPr>
    </w:p>
    <w:tbl>
      <w:tblPr>
        <w:tblStyle w:val="a5"/>
        <w:tblW w:w="10092" w:type="dxa"/>
        <w:tblInd w:w="-108" w:type="dxa"/>
        <w:tblBorders>
          <w:top w:val="nil"/>
          <w:left w:val="nil"/>
          <w:bottom w:val="nil"/>
          <w:right w:val="nil"/>
          <w:insideH w:val="single" w:sz="4" w:space="0" w:color="31849B"/>
          <w:insideV w:val="single" w:sz="4" w:space="0" w:color="31849B"/>
        </w:tblBorders>
        <w:tblLayout w:type="fixed"/>
        <w:tblLook w:val="0000" w:firstRow="0" w:lastRow="0" w:firstColumn="0" w:lastColumn="0" w:noHBand="0" w:noVBand="0"/>
      </w:tblPr>
      <w:tblGrid>
        <w:gridCol w:w="2329"/>
        <w:gridCol w:w="7763"/>
      </w:tblGrid>
      <w:tr w:rsidR="00A60CC0" w14:paraId="244D291F" w14:textId="77777777">
        <w:tc>
          <w:tcPr>
            <w:tcW w:w="2329" w:type="dxa"/>
            <w:shd w:val="clear" w:color="auto" w:fill="31849B"/>
          </w:tcPr>
          <w:p w14:paraId="342BD00E" w14:textId="77777777" w:rsidR="00A60CC0" w:rsidRDefault="00000000">
            <w:pPr>
              <w:ind w:left="0" w:hanging="2"/>
              <w:rPr>
                <w:color w:val="FFFFFF"/>
              </w:rPr>
            </w:pPr>
            <w:bookmarkStart w:id="252" w:name="_Toc131272101"/>
            <w:r>
              <w:rPr>
                <w:b/>
                <w:color w:val="FFFFFF"/>
              </w:rPr>
              <w:t>Use Case Number:</w:t>
            </w:r>
            <w:bookmarkEnd w:id="252"/>
          </w:p>
        </w:tc>
        <w:tc>
          <w:tcPr>
            <w:tcW w:w="7763" w:type="dxa"/>
            <w:shd w:val="clear" w:color="auto" w:fill="31849B"/>
          </w:tcPr>
          <w:p w14:paraId="0FD9743E" w14:textId="77777777" w:rsidR="00A60CC0" w:rsidRDefault="00000000">
            <w:pPr>
              <w:ind w:left="0" w:hanging="2"/>
              <w:rPr>
                <w:color w:val="FFFFFF"/>
              </w:rPr>
            </w:pPr>
            <w:bookmarkStart w:id="253" w:name="_Toc131272102"/>
            <w:r>
              <w:rPr>
                <w:color w:val="FFFFFF"/>
              </w:rPr>
              <w:t>UC–02</w:t>
            </w:r>
            <w:bookmarkEnd w:id="253"/>
          </w:p>
        </w:tc>
      </w:tr>
      <w:tr w:rsidR="00A60CC0" w14:paraId="0D90A8DE" w14:textId="77777777">
        <w:trPr>
          <w:trHeight w:val="74"/>
        </w:trPr>
        <w:tc>
          <w:tcPr>
            <w:tcW w:w="2329" w:type="dxa"/>
          </w:tcPr>
          <w:p w14:paraId="3F2F3F63" w14:textId="77777777" w:rsidR="00A60CC0" w:rsidRDefault="00000000">
            <w:pPr>
              <w:ind w:left="0" w:hanging="2"/>
            </w:pPr>
            <w:bookmarkStart w:id="254" w:name="_Toc131272103"/>
            <w:r>
              <w:rPr>
                <w:b/>
              </w:rPr>
              <w:t>Use Case Name:</w:t>
            </w:r>
            <w:bookmarkEnd w:id="254"/>
          </w:p>
        </w:tc>
        <w:tc>
          <w:tcPr>
            <w:tcW w:w="7763" w:type="dxa"/>
          </w:tcPr>
          <w:p w14:paraId="129F8A7D" w14:textId="77777777" w:rsidR="00A60CC0" w:rsidRDefault="00000000">
            <w:pPr>
              <w:ind w:left="0" w:hanging="2"/>
            </w:pPr>
            <w:bookmarkStart w:id="255" w:name="_Toc131272104"/>
            <w:r>
              <w:rPr>
                <w:rFonts w:ascii="Times New Roman" w:eastAsia="Times New Roman" w:hAnsi="Times New Roman" w:cs="Times New Roman"/>
                <w:sz w:val="22"/>
                <w:szCs w:val="22"/>
              </w:rPr>
              <w:t>View available parking lots</w:t>
            </w:r>
            <w:bookmarkEnd w:id="255"/>
          </w:p>
        </w:tc>
      </w:tr>
      <w:tr w:rsidR="00A60CC0" w14:paraId="39AEA8EC" w14:textId="77777777">
        <w:trPr>
          <w:trHeight w:val="74"/>
        </w:trPr>
        <w:tc>
          <w:tcPr>
            <w:tcW w:w="2329" w:type="dxa"/>
          </w:tcPr>
          <w:p w14:paraId="01AAFCC2" w14:textId="77777777" w:rsidR="00A60CC0" w:rsidRDefault="00000000">
            <w:pPr>
              <w:ind w:left="0" w:hanging="2"/>
              <w:rPr>
                <w:rFonts w:ascii="Times New Roman" w:eastAsia="Times New Roman" w:hAnsi="Times New Roman" w:cs="Times New Roman"/>
                <w:sz w:val="22"/>
                <w:szCs w:val="22"/>
              </w:rPr>
            </w:pPr>
            <w:bookmarkStart w:id="256" w:name="_Toc131272105"/>
            <w:r>
              <w:rPr>
                <w:rFonts w:ascii="Times New Roman" w:eastAsia="Times New Roman" w:hAnsi="Times New Roman" w:cs="Times New Roman"/>
                <w:b/>
                <w:sz w:val="22"/>
                <w:szCs w:val="22"/>
              </w:rPr>
              <w:t>Actor(s):</w:t>
            </w:r>
            <w:bookmarkEnd w:id="256"/>
          </w:p>
        </w:tc>
        <w:tc>
          <w:tcPr>
            <w:tcW w:w="7763" w:type="dxa"/>
          </w:tcPr>
          <w:p w14:paraId="17AF431F" w14:textId="77777777" w:rsidR="00A60CC0" w:rsidRDefault="00000000">
            <w:pPr>
              <w:ind w:left="0" w:hanging="2"/>
              <w:rPr>
                <w:rFonts w:ascii="Times New Roman" w:eastAsia="Times New Roman" w:hAnsi="Times New Roman" w:cs="Times New Roman"/>
                <w:sz w:val="22"/>
                <w:szCs w:val="22"/>
              </w:rPr>
            </w:pPr>
            <w:bookmarkStart w:id="257" w:name="_Toc131272106"/>
            <w:r>
              <w:rPr>
                <w:rFonts w:ascii="Times New Roman" w:eastAsia="Times New Roman" w:hAnsi="Times New Roman" w:cs="Times New Roman"/>
                <w:sz w:val="22"/>
                <w:szCs w:val="22"/>
              </w:rPr>
              <w:t>Driver</w:t>
            </w:r>
            <w:bookmarkEnd w:id="257"/>
          </w:p>
        </w:tc>
      </w:tr>
      <w:tr w:rsidR="00A60CC0" w14:paraId="36F9CC59" w14:textId="77777777">
        <w:trPr>
          <w:trHeight w:val="74"/>
        </w:trPr>
        <w:tc>
          <w:tcPr>
            <w:tcW w:w="2329" w:type="dxa"/>
          </w:tcPr>
          <w:p w14:paraId="7C933A1A" w14:textId="77777777" w:rsidR="00A60CC0" w:rsidRDefault="00000000">
            <w:pPr>
              <w:ind w:left="0" w:hanging="2"/>
              <w:rPr>
                <w:rFonts w:ascii="Times New Roman" w:eastAsia="Times New Roman" w:hAnsi="Times New Roman" w:cs="Times New Roman"/>
                <w:sz w:val="22"/>
                <w:szCs w:val="22"/>
              </w:rPr>
            </w:pPr>
            <w:bookmarkStart w:id="258" w:name="_Toc131272107"/>
            <w:r>
              <w:rPr>
                <w:rFonts w:ascii="Times New Roman" w:eastAsia="Times New Roman" w:hAnsi="Times New Roman" w:cs="Times New Roman"/>
                <w:b/>
                <w:sz w:val="22"/>
                <w:szCs w:val="22"/>
              </w:rPr>
              <w:t>Description:</w:t>
            </w:r>
            <w:bookmarkEnd w:id="258"/>
          </w:p>
        </w:tc>
        <w:tc>
          <w:tcPr>
            <w:tcW w:w="7763" w:type="dxa"/>
          </w:tcPr>
          <w:p w14:paraId="3728E584" w14:textId="77777777" w:rsidR="00A60CC0" w:rsidRDefault="00000000">
            <w:pPr>
              <w:ind w:left="0" w:hanging="2"/>
              <w:rPr>
                <w:rFonts w:ascii="Times New Roman" w:eastAsia="Times New Roman" w:hAnsi="Times New Roman" w:cs="Times New Roman"/>
                <w:sz w:val="22"/>
                <w:szCs w:val="22"/>
              </w:rPr>
            </w:pPr>
            <w:bookmarkStart w:id="259" w:name="_Toc131272108"/>
            <w:r>
              <w:rPr>
                <w:rFonts w:ascii="Times New Roman" w:eastAsia="Times New Roman" w:hAnsi="Times New Roman" w:cs="Times New Roman"/>
                <w:sz w:val="22"/>
                <w:szCs w:val="22"/>
              </w:rPr>
              <w:t>The driver can view the availability of parking lots on the map and select an appropriate one.</w:t>
            </w:r>
            <w:bookmarkEnd w:id="259"/>
          </w:p>
        </w:tc>
      </w:tr>
      <w:tr w:rsidR="00A60CC0" w14:paraId="3B6B0021" w14:textId="77777777">
        <w:trPr>
          <w:trHeight w:val="74"/>
        </w:trPr>
        <w:tc>
          <w:tcPr>
            <w:tcW w:w="2329" w:type="dxa"/>
          </w:tcPr>
          <w:p w14:paraId="2821528B" w14:textId="77777777" w:rsidR="00A60CC0" w:rsidRDefault="00000000">
            <w:pPr>
              <w:ind w:left="0" w:hanging="2"/>
              <w:rPr>
                <w:rFonts w:ascii="Times New Roman" w:eastAsia="Times New Roman" w:hAnsi="Times New Roman" w:cs="Times New Roman"/>
                <w:sz w:val="22"/>
                <w:szCs w:val="22"/>
              </w:rPr>
            </w:pPr>
            <w:bookmarkStart w:id="260" w:name="_Toc131272109"/>
            <w:r>
              <w:rPr>
                <w:rFonts w:ascii="Times New Roman" w:eastAsia="Times New Roman" w:hAnsi="Times New Roman" w:cs="Times New Roman"/>
                <w:b/>
                <w:sz w:val="22"/>
                <w:szCs w:val="22"/>
              </w:rPr>
              <w:t>Priority (Release)</w:t>
            </w:r>
            <w:bookmarkEnd w:id="260"/>
          </w:p>
        </w:tc>
        <w:tc>
          <w:tcPr>
            <w:tcW w:w="7763" w:type="dxa"/>
          </w:tcPr>
          <w:p w14:paraId="21685AAA" w14:textId="77777777" w:rsidR="00A60CC0" w:rsidRDefault="00000000">
            <w:pPr>
              <w:ind w:left="0" w:hanging="2"/>
              <w:rPr>
                <w:rFonts w:ascii="Times New Roman" w:eastAsia="Times New Roman" w:hAnsi="Times New Roman" w:cs="Times New Roman"/>
                <w:sz w:val="22"/>
                <w:szCs w:val="22"/>
              </w:rPr>
            </w:pPr>
            <w:bookmarkStart w:id="261" w:name="_Toc131272110"/>
            <w:r>
              <w:rPr>
                <w:rFonts w:ascii="Times New Roman" w:eastAsia="Times New Roman" w:hAnsi="Times New Roman" w:cs="Times New Roman"/>
                <w:sz w:val="22"/>
                <w:szCs w:val="22"/>
              </w:rPr>
              <w:t>R1</w:t>
            </w:r>
            <w:bookmarkEnd w:id="261"/>
          </w:p>
        </w:tc>
      </w:tr>
      <w:tr w:rsidR="00A60CC0" w14:paraId="73FC00C9" w14:textId="77777777">
        <w:trPr>
          <w:trHeight w:val="74"/>
        </w:trPr>
        <w:tc>
          <w:tcPr>
            <w:tcW w:w="2329" w:type="dxa"/>
          </w:tcPr>
          <w:p w14:paraId="12F0B9B3" w14:textId="77777777" w:rsidR="00A60CC0" w:rsidRDefault="00000000">
            <w:pPr>
              <w:ind w:left="0" w:hanging="2"/>
              <w:rPr>
                <w:rFonts w:ascii="Times New Roman" w:eastAsia="Times New Roman" w:hAnsi="Times New Roman" w:cs="Times New Roman"/>
                <w:sz w:val="22"/>
                <w:szCs w:val="22"/>
              </w:rPr>
            </w:pPr>
            <w:bookmarkStart w:id="262" w:name="_Toc131272111"/>
            <w:r>
              <w:rPr>
                <w:rFonts w:ascii="Times New Roman" w:eastAsia="Times New Roman" w:hAnsi="Times New Roman" w:cs="Times New Roman"/>
                <w:b/>
                <w:sz w:val="22"/>
                <w:szCs w:val="22"/>
              </w:rPr>
              <w:t>Trigger:</w:t>
            </w:r>
            <w:bookmarkEnd w:id="262"/>
          </w:p>
        </w:tc>
        <w:tc>
          <w:tcPr>
            <w:tcW w:w="7763" w:type="dxa"/>
          </w:tcPr>
          <w:p w14:paraId="3810B4FC" w14:textId="77777777" w:rsidR="00A60CC0" w:rsidRDefault="00000000">
            <w:pPr>
              <w:ind w:left="0" w:hanging="2"/>
              <w:rPr>
                <w:rFonts w:ascii="Times New Roman" w:eastAsia="Times New Roman" w:hAnsi="Times New Roman" w:cs="Times New Roman"/>
                <w:sz w:val="22"/>
                <w:szCs w:val="22"/>
              </w:rPr>
            </w:pPr>
            <w:bookmarkStart w:id="263" w:name="_Toc131272112"/>
            <w:r>
              <w:rPr>
                <w:rFonts w:ascii="Times New Roman" w:eastAsia="Times New Roman" w:hAnsi="Times New Roman" w:cs="Times New Roman"/>
                <w:sz w:val="22"/>
                <w:szCs w:val="22"/>
              </w:rPr>
              <w:t>External - The driver needs to find a parking lot to park their vehicle.</w:t>
            </w:r>
            <w:bookmarkEnd w:id="263"/>
          </w:p>
        </w:tc>
      </w:tr>
      <w:tr w:rsidR="00A60CC0" w14:paraId="26643A8E" w14:textId="77777777">
        <w:trPr>
          <w:trHeight w:val="74"/>
        </w:trPr>
        <w:tc>
          <w:tcPr>
            <w:tcW w:w="2329" w:type="dxa"/>
          </w:tcPr>
          <w:p w14:paraId="25B705AC" w14:textId="77777777" w:rsidR="00A60CC0" w:rsidRDefault="00000000">
            <w:pPr>
              <w:ind w:left="0" w:hanging="2"/>
              <w:rPr>
                <w:rFonts w:ascii="Times New Roman" w:eastAsia="Times New Roman" w:hAnsi="Times New Roman" w:cs="Times New Roman"/>
                <w:sz w:val="22"/>
                <w:szCs w:val="22"/>
              </w:rPr>
            </w:pPr>
            <w:bookmarkStart w:id="264" w:name="_Toc131272113"/>
            <w:r>
              <w:rPr>
                <w:rFonts w:ascii="Times New Roman" w:eastAsia="Times New Roman" w:hAnsi="Times New Roman" w:cs="Times New Roman"/>
                <w:b/>
                <w:sz w:val="22"/>
                <w:szCs w:val="22"/>
              </w:rPr>
              <w:t>Pre-condition(s):</w:t>
            </w:r>
            <w:bookmarkEnd w:id="264"/>
          </w:p>
        </w:tc>
        <w:tc>
          <w:tcPr>
            <w:tcW w:w="7763" w:type="dxa"/>
          </w:tcPr>
          <w:p w14:paraId="79616BA0" w14:textId="77777777" w:rsidR="00A60CC0" w:rsidRDefault="00000000">
            <w:pPr>
              <w:numPr>
                <w:ilvl w:val="0"/>
                <w:numId w:val="51"/>
              </w:numPr>
              <w:ind w:left="0" w:hanging="2"/>
              <w:rPr>
                <w:rFonts w:ascii="Times New Roman" w:eastAsia="Times New Roman" w:hAnsi="Times New Roman" w:cs="Times New Roman"/>
                <w:sz w:val="22"/>
                <w:szCs w:val="22"/>
              </w:rPr>
            </w:pPr>
            <w:bookmarkStart w:id="265" w:name="_Toc131272114"/>
            <w:r>
              <w:rPr>
                <w:rFonts w:ascii="Times New Roman" w:eastAsia="Times New Roman" w:hAnsi="Times New Roman" w:cs="Times New Roman"/>
                <w:sz w:val="22"/>
                <w:szCs w:val="22"/>
              </w:rPr>
              <w:t>The driver has a registered account in the system.</w:t>
            </w:r>
            <w:bookmarkEnd w:id="265"/>
            <w:r>
              <w:rPr>
                <w:rFonts w:ascii="Times New Roman" w:eastAsia="Times New Roman" w:hAnsi="Times New Roman" w:cs="Times New Roman"/>
                <w:sz w:val="22"/>
                <w:szCs w:val="22"/>
              </w:rPr>
              <w:t xml:space="preserve"> </w:t>
            </w:r>
          </w:p>
          <w:p w14:paraId="296AD8A8" w14:textId="77777777" w:rsidR="00A60CC0" w:rsidRDefault="00000000">
            <w:pPr>
              <w:numPr>
                <w:ilvl w:val="0"/>
                <w:numId w:val="51"/>
              </w:numPr>
              <w:ind w:left="0" w:hanging="2"/>
              <w:rPr>
                <w:rFonts w:ascii="Times New Roman" w:eastAsia="Times New Roman" w:hAnsi="Times New Roman" w:cs="Times New Roman"/>
                <w:sz w:val="22"/>
                <w:szCs w:val="22"/>
              </w:rPr>
            </w:pPr>
            <w:bookmarkStart w:id="266" w:name="_Toc131272115"/>
            <w:r>
              <w:rPr>
                <w:rFonts w:ascii="Times New Roman" w:eastAsia="Times New Roman" w:hAnsi="Times New Roman" w:cs="Times New Roman"/>
                <w:sz w:val="22"/>
                <w:szCs w:val="22"/>
              </w:rPr>
              <w:t>The driver has an active internet connection.</w:t>
            </w:r>
            <w:bookmarkEnd w:id="266"/>
          </w:p>
          <w:p w14:paraId="03065E81" w14:textId="77777777" w:rsidR="00A60CC0" w:rsidRDefault="00000000">
            <w:pPr>
              <w:numPr>
                <w:ilvl w:val="0"/>
                <w:numId w:val="51"/>
              </w:numPr>
              <w:ind w:left="0" w:hanging="2"/>
              <w:rPr>
                <w:rFonts w:ascii="Times New Roman" w:eastAsia="Times New Roman" w:hAnsi="Times New Roman" w:cs="Times New Roman"/>
                <w:sz w:val="22"/>
                <w:szCs w:val="22"/>
              </w:rPr>
            </w:pPr>
            <w:bookmarkStart w:id="267" w:name="_Toc131272116"/>
            <w:r>
              <w:rPr>
                <w:rFonts w:ascii="Times New Roman" w:eastAsia="Times New Roman" w:hAnsi="Times New Roman" w:cs="Times New Roman"/>
                <w:sz w:val="22"/>
                <w:szCs w:val="22"/>
              </w:rPr>
              <w:t>The system has permission to access the device's location.</w:t>
            </w:r>
            <w:bookmarkEnd w:id="267"/>
          </w:p>
        </w:tc>
      </w:tr>
      <w:tr w:rsidR="00A60CC0" w14:paraId="7B20984A" w14:textId="77777777">
        <w:trPr>
          <w:trHeight w:val="74"/>
        </w:trPr>
        <w:tc>
          <w:tcPr>
            <w:tcW w:w="2329" w:type="dxa"/>
          </w:tcPr>
          <w:p w14:paraId="6E271C32" w14:textId="77777777" w:rsidR="00A60CC0" w:rsidRDefault="00000000">
            <w:pPr>
              <w:ind w:left="0" w:hanging="2"/>
              <w:rPr>
                <w:rFonts w:ascii="Times New Roman" w:eastAsia="Times New Roman" w:hAnsi="Times New Roman" w:cs="Times New Roman"/>
                <w:sz w:val="22"/>
                <w:szCs w:val="22"/>
              </w:rPr>
            </w:pPr>
            <w:bookmarkStart w:id="268" w:name="_Toc131272117"/>
            <w:r>
              <w:rPr>
                <w:rFonts w:ascii="Times New Roman" w:eastAsia="Times New Roman" w:hAnsi="Times New Roman" w:cs="Times New Roman"/>
                <w:b/>
                <w:sz w:val="22"/>
                <w:szCs w:val="22"/>
              </w:rPr>
              <w:t>Main (Success) Flow:</w:t>
            </w:r>
            <w:bookmarkEnd w:id="268"/>
          </w:p>
        </w:tc>
        <w:tc>
          <w:tcPr>
            <w:tcW w:w="7763" w:type="dxa"/>
          </w:tcPr>
          <w:p w14:paraId="6D71AD5C" w14:textId="77777777" w:rsidR="00A60CC0" w:rsidRDefault="00000000">
            <w:pPr>
              <w:numPr>
                <w:ilvl w:val="0"/>
                <w:numId w:val="21"/>
              </w:numPr>
              <w:ind w:left="0" w:hanging="2"/>
              <w:rPr>
                <w:rFonts w:ascii="Times New Roman" w:eastAsia="Times New Roman" w:hAnsi="Times New Roman" w:cs="Times New Roman"/>
                <w:sz w:val="22"/>
                <w:szCs w:val="22"/>
              </w:rPr>
            </w:pPr>
            <w:bookmarkStart w:id="269" w:name="_Toc131272118"/>
            <w:r>
              <w:rPr>
                <w:rFonts w:ascii="Times New Roman" w:eastAsia="Times New Roman" w:hAnsi="Times New Roman" w:cs="Times New Roman"/>
                <w:sz w:val="22"/>
                <w:szCs w:val="22"/>
              </w:rPr>
              <w:t>The driver opens the application and selects the "Find Parking" option.</w:t>
            </w:r>
            <w:bookmarkEnd w:id="269"/>
          </w:p>
          <w:p w14:paraId="3D14A4B9" w14:textId="77777777" w:rsidR="00A60CC0" w:rsidRDefault="00000000">
            <w:pPr>
              <w:numPr>
                <w:ilvl w:val="0"/>
                <w:numId w:val="21"/>
              </w:numPr>
              <w:ind w:left="0" w:hanging="2"/>
              <w:rPr>
                <w:rFonts w:ascii="Times New Roman" w:eastAsia="Times New Roman" w:hAnsi="Times New Roman" w:cs="Times New Roman"/>
                <w:sz w:val="22"/>
                <w:szCs w:val="22"/>
              </w:rPr>
            </w:pPr>
            <w:bookmarkStart w:id="270" w:name="_Toc131272119"/>
            <w:r>
              <w:rPr>
                <w:rFonts w:ascii="Times New Roman" w:eastAsia="Times New Roman" w:hAnsi="Times New Roman" w:cs="Times New Roman"/>
                <w:sz w:val="22"/>
                <w:szCs w:val="22"/>
              </w:rPr>
              <w:t>The system displays a map with all available parking lots marked on it.</w:t>
            </w:r>
            <w:bookmarkEnd w:id="270"/>
          </w:p>
          <w:p w14:paraId="5C002240" w14:textId="77777777" w:rsidR="00A60CC0" w:rsidRDefault="00000000">
            <w:pPr>
              <w:numPr>
                <w:ilvl w:val="0"/>
                <w:numId w:val="21"/>
              </w:numPr>
              <w:ind w:left="0" w:hanging="2"/>
              <w:rPr>
                <w:rFonts w:ascii="Times New Roman" w:eastAsia="Times New Roman" w:hAnsi="Times New Roman" w:cs="Times New Roman"/>
                <w:sz w:val="22"/>
                <w:szCs w:val="22"/>
              </w:rPr>
            </w:pPr>
            <w:bookmarkStart w:id="271" w:name="_Toc131272120"/>
            <w:r>
              <w:rPr>
                <w:rFonts w:ascii="Times New Roman" w:eastAsia="Times New Roman" w:hAnsi="Times New Roman" w:cs="Times New Roman"/>
                <w:sz w:val="22"/>
                <w:szCs w:val="22"/>
              </w:rPr>
              <w:t>The driver can zoom in/out or pan the map to see parking lots in different areas.</w:t>
            </w:r>
            <w:bookmarkEnd w:id="271"/>
          </w:p>
          <w:p w14:paraId="0C2ED150" w14:textId="77777777" w:rsidR="00A60CC0" w:rsidRDefault="00000000">
            <w:pPr>
              <w:numPr>
                <w:ilvl w:val="0"/>
                <w:numId w:val="21"/>
              </w:numPr>
              <w:ind w:left="0" w:hanging="2"/>
              <w:rPr>
                <w:rFonts w:ascii="Times New Roman" w:eastAsia="Times New Roman" w:hAnsi="Times New Roman" w:cs="Times New Roman"/>
                <w:sz w:val="22"/>
                <w:szCs w:val="22"/>
              </w:rPr>
            </w:pPr>
            <w:bookmarkStart w:id="272" w:name="_Toc131272121"/>
            <w:r>
              <w:rPr>
                <w:rFonts w:ascii="Times New Roman" w:eastAsia="Times New Roman" w:hAnsi="Times New Roman" w:cs="Times New Roman"/>
                <w:sz w:val="22"/>
                <w:szCs w:val="22"/>
              </w:rPr>
              <w:t>The driver can select a parking place to view its details (location, price, and number of available parking lots).</w:t>
            </w:r>
            <w:bookmarkEnd w:id="272"/>
          </w:p>
        </w:tc>
      </w:tr>
      <w:tr w:rsidR="00A60CC0" w14:paraId="4A739002" w14:textId="77777777">
        <w:trPr>
          <w:trHeight w:val="74"/>
        </w:trPr>
        <w:tc>
          <w:tcPr>
            <w:tcW w:w="2329" w:type="dxa"/>
          </w:tcPr>
          <w:p w14:paraId="2C7F51DC" w14:textId="77777777" w:rsidR="00A60CC0" w:rsidRDefault="00000000">
            <w:pPr>
              <w:ind w:left="0" w:hanging="2"/>
              <w:rPr>
                <w:rFonts w:ascii="Times New Roman" w:eastAsia="Times New Roman" w:hAnsi="Times New Roman" w:cs="Times New Roman"/>
                <w:sz w:val="22"/>
                <w:szCs w:val="22"/>
              </w:rPr>
            </w:pPr>
            <w:bookmarkStart w:id="273" w:name="_Toc131272122"/>
            <w:r>
              <w:rPr>
                <w:rFonts w:ascii="Times New Roman" w:eastAsia="Times New Roman" w:hAnsi="Times New Roman" w:cs="Times New Roman"/>
                <w:b/>
                <w:sz w:val="22"/>
                <w:szCs w:val="22"/>
              </w:rPr>
              <w:t>Alternate Flows:</w:t>
            </w:r>
            <w:bookmarkEnd w:id="273"/>
          </w:p>
        </w:tc>
        <w:tc>
          <w:tcPr>
            <w:tcW w:w="7763" w:type="dxa"/>
          </w:tcPr>
          <w:p w14:paraId="2B742BE1" w14:textId="77777777" w:rsidR="00A60CC0" w:rsidRDefault="00000000">
            <w:pPr>
              <w:ind w:left="0" w:hanging="2"/>
              <w:rPr>
                <w:rFonts w:ascii="Times New Roman" w:eastAsia="Times New Roman" w:hAnsi="Times New Roman" w:cs="Times New Roman"/>
                <w:sz w:val="22"/>
                <w:szCs w:val="22"/>
              </w:rPr>
            </w:pPr>
            <w:bookmarkStart w:id="274" w:name="_Toc131272123"/>
            <w:r>
              <w:rPr>
                <w:rFonts w:ascii="Times New Roman" w:eastAsia="Times New Roman" w:hAnsi="Times New Roman" w:cs="Times New Roman"/>
                <w:sz w:val="22"/>
                <w:szCs w:val="22"/>
              </w:rPr>
              <w:t>Alternate Flow #1: No parking lots are available in the selected area. The following steps occur:</w:t>
            </w:r>
            <w:bookmarkEnd w:id="274"/>
          </w:p>
          <w:p w14:paraId="22C4311B" w14:textId="77777777" w:rsidR="00A60CC0" w:rsidRDefault="00000000">
            <w:pPr>
              <w:numPr>
                <w:ilvl w:val="0"/>
                <w:numId w:val="15"/>
              </w:numPr>
              <w:ind w:left="0" w:hanging="2"/>
              <w:rPr>
                <w:rFonts w:ascii="Times New Roman" w:eastAsia="Times New Roman" w:hAnsi="Times New Roman" w:cs="Times New Roman"/>
                <w:sz w:val="22"/>
                <w:szCs w:val="22"/>
              </w:rPr>
            </w:pPr>
            <w:bookmarkStart w:id="275" w:name="_Toc131272124"/>
            <w:r>
              <w:rPr>
                <w:rFonts w:ascii="Times New Roman" w:eastAsia="Times New Roman" w:hAnsi="Times New Roman" w:cs="Times New Roman"/>
                <w:sz w:val="22"/>
                <w:szCs w:val="22"/>
              </w:rPr>
              <w:t>The system displays a message informing the driver that there are no available parking lots in the selected area.</w:t>
            </w:r>
            <w:bookmarkEnd w:id="275"/>
          </w:p>
          <w:p w14:paraId="5B9C8E88" w14:textId="77777777" w:rsidR="00A60CC0" w:rsidRDefault="00000000">
            <w:pPr>
              <w:numPr>
                <w:ilvl w:val="0"/>
                <w:numId w:val="15"/>
              </w:numPr>
              <w:ind w:left="0" w:hanging="2"/>
              <w:rPr>
                <w:rFonts w:ascii="Times New Roman" w:eastAsia="Times New Roman" w:hAnsi="Times New Roman" w:cs="Times New Roman"/>
                <w:sz w:val="22"/>
                <w:szCs w:val="22"/>
              </w:rPr>
            </w:pPr>
            <w:bookmarkStart w:id="276" w:name="_Toc131272125"/>
            <w:r>
              <w:rPr>
                <w:rFonts w:ascii="Times New Roman" w:eastAsia="Times New Roman" w:hAnsi="Times New Roman" w:cs="Times New Roman"/>
                <w:sz w:val="22"/>
                <w:szCs w:val="22"/>
              </w:rPr>
              <w:t>The driver can zoom out or pan the map to see parking lots in other areas.</w:t>
            </w:r>
            <w:bookmarkEnd w:id="276"/>
          </w:p>
          <w:p w14:paraId="2014DA50" w14:textId="77777777" w:rsidR="00A60CC0" w:rsidRDefault="00000000">
            <w:pPr>
              <w:numPr>
                <w:ilvl w:val="0"/>
                <w:numId w:val="15"/>
              </w:numPr>
              <w:ind w:left="0" w:hanging="2"/>
              <w:rPr>
                <w:rFonts w:ascii="Times New Roman" w:eastAsia="Times New Roman" w:hAnsi="Times New Roman" w:cs="Times New Roman"/>
                <w:sz w:val="22"/>
                <w:szCs w:val="22"/>
              </w:rPr>
            </w:pPr>
            <w:bookmarkStart w:id="277" w:name="_Toc131272126"/>
            <w:r>
              <w:rPr>
                <w:rFonts w:ascii="Times New Roman" w:eastAsia="Times New Roman" w:hAnsi="Times New Roman" w:cs="Times New Roman"/>
                <w:sz w:val="22"/>
                <w:szCs w:val="22"/>
              </w:rPr>
              <w:t>If no parking lots are available in any area, the driver can choose to receive a notification when a parking space becomes available.</w:t>
            </w:r>
            <w:bookmarkEnd w:id="277"/>
          </w:p>
          <w:p w14:paraId="5B07FFE9" w14:textId="77777777" w:rsidR="00A60CC0" w:rsidRDefault="00A60CC0">
            <w:pPr>
              <w:ind w:left="0" w:hanging="2"/>
              <w:rPr>
                <w:rFonts w:ascii="Times New Roman" w:eastAsia="Times New Roman" w:hAnsi="Times New Roman" w:cs="Times New Roman"/>
                <w:sz w:val="22"/>
                <w:szCs w:val="22"/>
              </w:rPr>
            </w:pPr>
          </w:p>
          <w:p w14:paraId="5CF1671C" w14:textId="77777777" w:rsidR="00A60CC0" w:rsidRDefault="00000000">
            <w:pPr>
              <w:ind w:left="0" w:hanging="2"/>
              <w:rPr>
                <w:rFonts w:ascii="Times New Roman" w:eastAsia="Times New Roman" w:hAnsi="Times New Roman" w:cs="Times New Roman"/>
                <w:sz w:val="22"/>
                <w:szCs w:val="22"/>
              </w:rPr>
            </w:pPr>
            <w:bookmarkStart w:id="278" w:name="_Toc131272127"/>
            <w:r>
              <w:rPr>
                <w:rFonts w:ascii="Times New Roman" w:eastAsia="Times New Roman" w:hAnsi="Times New Roman" w:cs="Times New Roman"/>
                <w:sz w:val="22"/>
                <w:szCs w:val="22"/>
              </w:rPr>
              <w:t>Alternate Flow #2: The driver's location is not available. The following steps occur:</w:t>
            </w:r>
            <w:bookmarkEnd w:id="278"/>
          </w:p>
          <w:p w14:paraId="340D725E" w14:textId="77777777" w:rsidR="00A60CC0" w:rsidRDefault="00000000">
            <w:pPr>
              <w:numPr>
                <w:ilvl w:val="0"/>
                <w:numId w:val="57"/>
              </w:numPr>
              <w:ind w:left="0" w:hanging="2"/>
              <w:rPr>
                <w:rFonts w:ascii="Times New Roman" w:eastAsia="Times New Roman" w:hAnsi="Times New Roman" w:cs="Times New Roman"/>
                <w:sz w:val="22"/>
                <w:szCs w:val="22"/>
              </w:rPr>
            </w:pPr>
            <w:bookmarkStart w:id="279" w:name="_Toc131272128"/>
            <w:r>
              <w:rPr>
                <w:rFonts w:ascii="Times New Roman" w:eastAsia="Times New Roman" w:hAnsi="Times New Roman" w:cs="Times New Roman"/>
                <w:sz w:val="22"/>
                <w:szCs w:val="22"/>
              </w:rPr>
              <w:t>The system displays a message informing the driver that their location is not available.</w:t>
            </w:r>
            <w:bookmarkEnd w:id="279"/>
          </w:p>
          <w:p w14:paraId="02E947C9" w14:textId="77777777" w:rsidR="00A60CC0" w:rsidRDefault="00000000">
            <w:pPr>
              <w:numPr>
                <w:ilvl w:val="0"/>
                <w:numId w:val="57"/>
              </w:numPr>
              <w:ind w:left="0" w:hanging="2"/>
              <w:rPr>
                <w:rFonts w:ascii="Times New Roman" w:eastAsia="Times New Roman" w:hAnsi="Times New Roman" w:cs="Times New Roman"/>
                <w:sz w:val="22"/>
                <w:szCs w:val="22"/>
              </w:rPr>
            </w:pPr>
            <w:bookmarkStart w:id="280" w:name="_Toc131272129"/>
            <w:r>
              <w:rPr>
                <w:rFonts w:ascii="Times New Roman" w:eastAsia="Times New Roman" w:hAnsi="Times New Roman" w:cs="Times New Roman"/>
                <w:sz w:val="22"/>
                <w:szCs w:val="22"/>
              </w:rPr>
              <w:t>The driver can manually search for parking lots in a specific area.</w:t>
            </w:r>
            <w:bookmarkEnd w:id="280"/>
          </w:p>
        </w:tc>
      </w:tr>
      <w:tr w:rsidR="00A60CC0" w14:paraId="505AC420" w14:textId="77777777">
        <w:trPr>
          <w:trHeight w:val="74"/>
        </w:trPr>
        <w:tc>
          <w:tcPr>
            <w:tcW w:w="2329" w:type="dxa"/>
          </w:tcPr>
          <w:p w14:paraId="4E687A17" w14:textId="77777777" w:rsidR="00A60CC0" w:rsidRDefault="00000000">
            <w:pPr>
              <w:ind w:left="0" w:hanging="2"/>
              <w:rPr>
                <w:rFonts w:ascii="Times New Roman" w:eastAsia="Times New Roman" w:hAnsi="Times New Roman" w:cs="Times New Roman"/>
                <w:sz w:val="22"/>
                <w:szCs w:val="22"/>
              </w:rPr>
            </w:pPr>
            <w:bookmarkStart w:id="281" w:name="_Toc131272130"/>
            <w:r>
              <w:rPr>
                <w:rFonts w:ascii="Times New Roman" w:eastAsia="Times New Roman" w:hAnsi="Times New Roman" w:cs="Times New Roman"/>
                <w:b/>
                <w:sz w:val="22"/>
                <w:szCs w:val="22"/>
              </w:rPr>
              <w:t>Post Condition:</w:t>
            </w:r>
            <w:bookmarkEnd w:id="281"/>
          </w:p>
        </w:tc>
        <w:tc>
          <w:tcPr>
            <w:tcW w:w="7763" w:type="dxa"/>
          </w:tcPr>
          <w:p w14:paraId="19209B46" w14:textId="77777777" w:rsidR="00A60CC0" w:rsidRDefault="00000000">
            <w:pPr>
              <w:ind w:left="0" w:hanging="2"/>
              <w:rPr>
                <w:rFonts w:ascii="Times New Roman" w:eastAsia="Times New Roman" w:hAnsi="Times New Roman" w:cs="Times New Roman"/>
                <w:sz w:val="22"/>
                <w:szCs w:val="22"/>
              </w:rPr>
            </w:pPr>
            <w:bookmarkStart w:id="282" w:name="_Toc131272131"/>
            <w:r>
              <w:rPr>
                <w:rFonts w:ascii="Times New Roman" w:eastAsia="Times New Roman" w:hAnsi="Times New Roman" w:cs="Times New Roman"/>
                <w:sz w:val="22"/>
                <w:szCs w:val="22"/>
              </w:rPr>
              <w:t>The system displays the selected parking lot on the map with its current availability status.</w:t>
            </w:r>
            <w:bookmarkEnd w:id="282"/>
          </w:p>
          <w:p w14:paraId="12F19AE2" w14:textId="359F6E2D" w:rsidR="00A60CC0" w:rsidRDefault="00000000">
            <w:pPr>
              <w:ind w:left="0" w:hanging="2"/>
              <w:rPr>
                <w:rFonts w:ascii="Times New Roman" w:eastAsia="Times New Roman" w:hAnsi="Times New Roman" w:cs="Times New Roman"/>
                <w:sz w:val="22"/>
                <w:szCs w:val="22"/>
              </w:rPr>
            </w:pPr>
            <w:bookmarkStart w:id="283" w:name="_Toc131272132"/>
            <w:r>
              <w:rPr>
                <w:rFonts w:ascii="Times New Roman" w:eastAsia="Times New Roman" w:hAnsi="Times New Roman" w:cs="Times New Roman"/>
                <w:sz w:val="22"/>
                <w:szCs w:val="22"/>
              </w:rPr>
              <w:t xml:space="preserve">The driver </w:t>
            </w:r>
            <w:r w:rsidR="002C7868">
              <w:rPr>
                <w:rFonts w:ascii="Times New Roman" w:eastAsia="Times New Roman" w:hAnsi="Times New Roman" w:cs="Times New Roman"/>
                <w:sz w:val="22"/>
                <w:szCs w:val="22"/>
              </w:rPr>
              <w:t>can</w:t>
            </w:r>
            <w:r>
              <w:rPr>
                <w:rFonts w:ascii="Times New Roman" w:eastAsia="Times New Roman" w:hAnsi="Times New Roman" w:cs="Times New Roman"/>
                <w:sz w:val="22"/>
                <w:szCs w:val="22"/>
              </w:rPr>
              <w:t xml:space="preserve"> navigate to the selected parking lot using the in-app navigation feature.</w:t>
            </w:r>
            <w:bookmarkEnd w:id="283"/>
          </w:p>
          <w:p w14:paraId="59CF8A65" w14:textId="77777777" w:rsidR="00A60CC0" w:rsidRDefault="00000000">
            <w:pPr>
              <w:ind w:left="0" w:hanging="2"/>
              <w:rPr>
                <w:rFonts w:ascii="Times New Roman" w:eastAsia="Times New Roman" w:hAnsi="Times New Roman" w:cs="Times New Roman"/>
                <w:sz w:val="22"/>
                <w:szCs w:val="22"/>
              </w:rPr>
            </w:pPr>
            <w:bookmarkStart w:id="284" w:name="_Toc131272133"/>
            <w:r>
              <w:rPr>
                <w:rFonts w:ascii="Times New Roman" w:eastAsia="Times New Roman" w:hAnsi="Times New Roman" w:cs="Times New Roman"/>
                <w:sz w:val="22"/>
                <w:szCs w:val="22"/>
              </w:rPr>
              <w:t>Alternate Flow #1: The driver is informed that there are no parking spaces in the vicinity.</w:t>
            </w:r>
            <w:bookmarkEnd w:id="284"/>
          </w:p>
          <w:p w14:paraId="09FD2AAC" w14:textId="77777777" w:rsidR="00A60CC0" w:rsidRDefault="00000000">
            <w:pPr>
              <w:ind w:left="0" w:hanging="2"/>
              <w:rPr>
                <w:rFonts w:ascii="Times New Roman" w:eastAsia="Times New Roman" w:hAnsi="Times New Roman" w:cs="Times New Roman"/>
                <w:sz w:val="22"/>
                <w:szCs w:val="22"/>
              </w:rPr>
            </w:pPr>
            <w:bookmarkStart w:id="285" w:name="_Toc131272134"/>
            <w:r>
              <w:rPr>
                <w:rFonts w:ascii="Times New Roman" w:eastAsia="Times New Roman" w:hAnsi="Times New Roman" w:cs="Times New Roman"/>
                <w:sz w:val="22"/>
                <w:szCs w:val="22"/>
              </w:rPr>
              <w:t>Alternate Flow #2: The driver is informed that their location is not available.</w:t>
            </w:r>
            <w:bookmarkEnd w:id="285"/>
          </w:p>
        </w:tc>
      </w:tr>
      <w:tr w:rsidR="00A60CC0" w14:paraId="6E231C8C" w14:textId="77777777">
        <w:trPr>
          <w:trHeight w:val="74"/>
        </w:trPr>
        <w:tc>
          <w:tcPr>
            <w:tcW w:w="2329" w:type="dxa"/>
          </w:tcPr>
          <w:p w14:paraId="4522EFF1" w14:textId="77777777" w:rsidR="00A60CC0" w:rsidRDefault="00000000">
            <w:pPr>
              <w:ind w:left="0" w:hanging="2"/>
              <w:rPr>
                <w:rFonts w:ascii="Times New Roman" w:eastAsia="Times New Roman" w:hAnsi="Times New Roman" w:cs="Times New Roman"/>
                <w:sz w:val="22"/>
                <w:szCs w:val="22"/>
              </w:rPr>
            </w:pPr>
            <w:bookmarkStart w:id="286" w:name="_Toc131272135"/>
            <w:r>
              <w:rPr>
                <w:rFonts w:ascii="Times New Roman" w:eastAsia="Times New Roman" w:hAnsi="Times New Roman" w:cs="Times New Roman"/>
                <w:b/>
                <w:sz w:val="22"/>
                <w:szCs w:val="22"/>
              </w:rPr>
              <w:t>Requirements:</w:t>
            </w:r>
            <w:bookmarkEnd w:id="286"/>
          </w:p>
        </w:tc>
        <w:tc>
          <w:tcPr>
            <w:tcW w:w="7763" w:type="dxa"/>
          </w:tcPr>
          <w:p w14:paraId="685BD51A" w14:textId="77777777" w:rsidR="00A60CC0" w:rsidRDefault="00000000">
            <w:pPr>
              <w:numPr>
                <w:ilvl w:val="0"/>
                <w:numId w:val="7"/>
              </w:numPr>
              <w:ind w:left="0" w:hanging="2"/>
              <w:rPr>
                <w:rFonts w:ascii="Times New Roman" w:eastAsia="Times New Roman" w:hAnsi="Times New Roman" w:cs="Times New Roman"/>
                <w:sz w:val="22"/>
                <w:szCs w:val="22"/>
              </w:rPr>
            </w:pPr>
            <w:bookmarkStart w:id="287" w:name="_Toc131272136"/>
            <w:r>
              <w:rPr>
                <w:rFonts w:ascii="Times New Roman" w:eastAsia="Times New Roman" w:hAnsi="Times New Roman" w:cs="Times New Roman"/>
                <w:sz w:val="22"/>
                <w:szCs w:val="22"/>
              </w:rPr>
              <w:t>The system shall have the in-app navigation feature.</w:t>
            </w:r>
            <w:bookmarkEnd w:id="287"/>
          </w:p>
          <w:p w14:paraId="260B3D82" w14:textId="77777777" w:rsidR="00A60CC0" w:rsidRDefault="00000000">
            <w:pPr>
              <w:numPr>
                <w:ilvl w:val="0"/>
                <w:numId w:val="7"/>
              </w:numPr>
              <w:ind w:left="0" w:hanging="2"/>
              <w:rPr>
                <w:rFonts w:ascii="Times New Roman" w:eastAsia="Times New Roman" w:hAnsi="Times New Roman" w:cs="Times New Roman"/>
                <w:sz w:val="22"/>
                <w:szCs w:val="22"/>
              </w:rPr>
            </w:pPr>
            <w:bookmarkStart w:id="288" w:name="_Toc131272137"/>
            <w:r>
              <w:rPr>
                <w:rFonts w:ascii="Times New Roman" w:eastAsia="Times New Roman" w:hAnsi="Times New Roman" w:cs="Times New Roman"/>
                <w:sz w:val="22"/>
                <w:szCs w:val="22"/>
              </w:rPr>
              <w:t>The system shall display a real-time parking availability map for the user.</w:t>
            </w:r>
            <w:bookmarkEnd w:id="288"/>
          </w:p>
          <w:p w14:paraId="18436FC2" w14:textId="77777777" w:rsidR="00A60CC0" w:rsidRDefault="00000000">
            <w:pPr>
              <w:numPr>
                <w:ilvl w:val="0"/>
                <w:numId w:val="7"/>
              </w:numPr>
              <w:ind w:left="0" w:hanging="2"/>
              <w:rPr>
                <w:rFonts w:ascii="Times New Roman" w:eastAsia="Times New Roman" w:hAnsi="Times New Roman" w:cs="Times New Roman"/>
                <w:sz w:val="22"/>
                <w:szCs w:val="22"/>
              </w:rPr>
            </w:pPr>
            <w:bookmarkStart w:id="289" w:name="_Toc131272138"/>
            <w:r>
              <w:rPr>
                <w:rFonts w:ascii="Times New Roman" w:eastAsia="Times New Roman" w:hAnsi="Times New Roman" w:cs="Times New Roman"/>
                <w:sz w:val="22"/>
                <w:szCs w:val="22"/>
              </w:rPr>
              <w:lastRenderedPageBreak/>
              <w:t>The application must have a database of all available parking lots and their details (location, price, and number of available parking lots).</w:t>
            </w:r>
            <w:bookmarkEnd w:id="289"/>
          </w:p>
        </w:tc>
      </w:tr>
    </w:tbl>
    <w:p w14:paraId="79098BC4" w14:textId="77777777" w:rsidR="00F70A44" w:rsidRDefault="00F70A44">
      <w:pPr>
        <w:pStyle w:val="Heading3"/>
        <w:ind w:left="0" w:hanging="2"/>
      </w:pPr>
      <w:bookmarkStart w:id="290" w:name="_heading=h.txvifkg2bs2z" w:colFirst="0" w:colLast="0"/>
      <w:bookmarkEnd w:id="290"/>
    </w:p>
    <w:p w14:paraId="0C679127" w14:textId="77777777" w:rsidR="00F70A44" w:rsidRDefault="00F70A44" w:rsidP="00F70A44">
      <w:pPr>
        <w:ind w:left="0" w:hanging="2"/>
      </w:pPr>
    </w:p>
    <w:p w14:paraId="14EA57B8" w14:textId="77777777" w:rsidR="00F70A44" w:rsidRPr="00F70A44" w:rsidRDefault="00F70A44" w:rsidP="00F70A44">
      <w:pPr>
        <w:ind w:left="0" w:hanging="2"/>
      </w:pPr>
    </w:p>
    <w:p w14:paraId="480F235A" w14:textId="7E901884" w:rsidR="00A60CC0" w:rsidRDefault="00000000">
      <w:pPr>
        <w:pStyle w:val="Heading3"/>
        <w:ind w:left="0" w:hanging="2"/>
      </w:pPr>
      <w:bookmarkStart w:id="291" w:name="_Toc131272139"/>
      <w:r>
        <w:t>Use Case 3</w:t>
      </w:r>
      <w:bookmarkEnd w:id="291"/>
    </w:p>
    <w:p w14:paraId="07CC21D8" w14:textId="77777777" w:rsidR="00A60CC0" w:rsidRDefault="00A60CC0">
      <w:pPr>
        <w:ind w:left="0" w:hanging="2"/>
      </w:pPr>
    </w:p>
    <w:tbl>
      <w:tblPr>
        <w:tblStyle w:val="a6"/>
        <w:tblW w:w="10092" w:type="dxa"/>
        <w:tblInd w:w="-108" w:type="dxa"/>
        <w:tblBorders>
          <w:top w:val="nil"/>
          <w:left w:val="nil"/>
          <w:bottom w:val="nil"/>
          <w:right w:val="nil"/>
          <w:insideH w:val="single" w:sz="4" w:space="0" w:color="31849B"/>
          <w:insideV w:val="single" w:sz="4" w:space="0" w:color="31849B"/>
        </w:tblBorders>
        <w:tblLayout w:type="fixed"/>
        <w:tblLook w:val="0000" w:firstRow="0" w:lastRow="0" w:firstColumn="0" w:lastColumn="0" w:noHBand="0" w:noVBand="0"/>
      </w:tblPr>
      <w:tblGrid>
        <w:gridCol w:w="2329"/>
        <w:gridCol w:w="7763"/>
      </w:tblGrid>
      <w:tr w:rsidR="00A60CC0" w14:paraId="79706E39" w14:textId="77777777">
        <w:tc>
          <w:tcPr>
            <w:tcW w:w="2329" w:type="dxa"/>
            <w:shd w:val="clear" w:color="auto" w:fill="31849B"/>
          </w:tcPr>
          <w:p w14:paraId="3D3B0F65" w14:textId="77777777" w:rsidR="00A60CC0" w:rsidRDefault="00000000">
            <w:pPr>
              <w:ind w:left="0" w:hanging="2"/>
              <w:rPr>
                <w:color w:val="FFFFFF"/>
              </w:rPr>
            </w:pPr>
            <w:bookmarkStart w:id="292" w:name="_Toc131272140"/>
            <w:r>
              <w:rPr>
                <w:b/>
                <w:color w:val="FFFFFF"/>
              </w:rPr>
              <w:t>Use Case Number:</w:t>
            </w:r>
            <w:bookmarkEnd w:id="292"/>
          </w:p>
        </w:tc>
        <w:tc>
          <w:tcPr>
            <w:tcW w:w="7763" w:type="dxa"/>
            <w:shd w:val="clear" w:color="auto" w:fill="31849B"/>
          </w:tcPr>
          <w:p w14:paraId="1DCA6AD0" w14:textId="77777777" w:rsidR="00A60CC0" w:rsidRDefault="00000000">
            <w:pPr>
              <w:ind w:left="0" w:hanging="2"/>
              <w:rPr>
                <w:color w:val="FFFFFF"/>
              </w:rPr>
            </w:pPr>
            <w:bookmarkStart w:id="293" w:name="_Toc131272141"/>
            <w:r>
              <w:rPr>
                <w:color w:val="FFFFFF"/>
              </w:rPr>
              <w:t>UC-03</w:t>
            </w:r>
            <w:bookmarkEnd w:id="293"/>
          </w:p>
        </w:tc>
      </w:tr>
      <w:tr w:rsidR="00A60CC0" w14:paraId="38E9D439" w14:textId="77777777">
        <w:trPr>
          <w:trHeight w:val="74"/>
        </w:trPr>
        <w:tc>
          <w:tcPr>
            <w:tcW w:w="2329" w:type="dxa"/>
          </w:tcPr>
          <w:p w14:paraId="6941778B" w14:textId="77777777" w:rsidR="00A60CC0" w:rsidRDefault="00000000">
            <w:pPr>
              <w:ind w:left="0" w:hanging="2"/>
            </w:pPr>
            <w:bookmarkStart w:id="294" w:name="_Toc131272142"/>
            <w:r>
              <w:rPr>
                <w:b/>
              </w:rPr>
              <w:t>Use Case Name:</w:t>
            </w:r>
            <w:bookmarkEnd w:id="294"/>
          </w:p>
        </w:tc>
        <w:tc>
          <w:tcPr>
            <w:tcW w:w="7763" w:type="dxa"/>
          </w:tcPr>
          <w:p w14:paraId="0F93ECA3" w14:textId="77777777" w:rsidR="00A60CC0" w:rsidRDefault="00000000">
            <w:pPr>
              <w:spacing w:line="240" w:lineRule="auto"/>
              <w:ind w:left="0" w:hanging="2"/>
              <w:rPr>
                <w:sz w:val="22"/>
                <w:szCs w:val="22"/>
              </w:rPr>
            </w:pPr>
            <w:bookmarkStart w:id="295" w:name="_Toc131272143"/>
            <w:r>
              <w:rPr>
                <w:rFonts w:ascii="Times New Roman" w:eastAsia="Times New Roman" w:hAnsi="Times New Roman" w:cs="Times New Roman"/>
                <w:sz w:val="22"/>
                <w:szCs w:val="22"/>
              </w:rPr>
              <w:t>Make a reservation</w:t>
            </w:r>
            <w:bookmarkEnd w:id="295"/>
          </w:p>
        </w:tc>
      </w:tr>
      <w:tr w:rsidR="00A60CC0" w14:paraId="645C6C25" w14:textId="77777777">
        <w:trPr>
          <w:trHeight w:val="74"/>
        </w:trPr>
        <w:tc>
          <w:tcPr>
            <w:tcW w:w="2329" w:type="dxa"/>
          </w:tcPr>
          <w:p w14:paraId="7D7F7295" w14:textId="77777777" w:rsidR="00A60CC0" w:rsidRDefault="00000000">
            <w:pPr>
              <w:ind w:left="0" w:hanging="2"/>
              <w:rPr>
                <w:rFonts w:ascii="Times New Roman" w:eastAsia="Times New Roman" w:hAnsi="Times New Roman" w:cs="Times New Roman"/>
                <w:sz w:val="22"/>
                <w:szCs w:val="22"/>
              </w:rPr>
            </w:pPr>
            <w:bookmarkStart w:id="296" w:name="_Toc131272144"/>
            <w:r>
              <w:rPr>
                <w:rFonts w:ascii="Times New Roman" w:eastAsia="Times New Roman" w:hAnsi="Times New Roman" w:cs="Times New Roman"/>
                <w:b/>
                <w:sz w:val="22"/>
                <w:szCs w:val="22"/>
              </w:rPr>
              <w:t>Actor(s):</w:t>
            </w:r>
            <w:bookmarkEnd w:id="296"/>
          </w:p>
        </w:tc>
        <w:tc>
          <w:tcPr>
            <w:tcW w:w="7763" w:type="dxa"/>
          </w:tcPr>
          <w:p w14:paraId="1D5BC334" w14:textId="77777777" w:rsidR="00A60CC0" w:rsidRDefault="00000000">
            <w:pPr>
              <w:spacing w:line="240" w:lineRule="auto"/>
              <w:ind w:left="0" w:hanging="2"/>
              <w:rPr>
                <w:rFonts w:ascii="Times New Roman" w:eastAsia="Times New Roman" w:hAnsi="Times New Roman" w:cs="Times New Roman"/>
                <w:sz w:val="22"/>
                <w:szCs w:val="22"/>
              </w:rPr>
            </w:pPr>
            <w:bookmarkStart w:id="297" w:name="_Toc131272145"/>
            <w:r>
              <w:rPr>
                <w:rFonts w:ascii="Times New Roman" w:eastAsia="Times New Roman" w:hAnsi="Times New Roman" w:cs="Times New Roman"/>
                <w:sz w:val="22"/>
                <w:szCs w:val="22"/>
              </w:rPr>
              <w:t>Driver</w:t>
            </w:r>
            <w:bookmarkEnd w:id="297"/>
          </w:p>
        </w:tc>
      </w:tr>
      <w:tr w:rsidR="00A60CC0" w14:paraId="1DC59414" w14:textId="77777777">
        <w:trPr>
          <w:trHeight w:val="74"/>
        </w:trPr>
        <w:tc>
          <w:tcPr>
            <w:tcW w:w="2329" w:type="dxa"/>
          </w:tcPr>
          <w:p w14:paraId="48ADA181" w14:textId="77777777" w:rsidR="00A60CC0" w:rsidRDefault="00000000">
            <w:pPr>
              <w:ind w:left="0" w:hanging="2"/>
              <w:rPr>
                <w:rFonts w:ascii="Times New Roman" w:eastAsia="Times New Roman" w:hAnsi="Times New Roman" w:cs="Times New Roman"/>
                <w:sz w:val="22"/>
                <w:szCs w:val="22"/>
              </w:rPr>
            </w:pPr>
            <w:bookmarkStart w:id="298" w:name="_Toc131272146"/>
            <w:r>
              <w:rPr>
                <w:rFonts w:ascii="Times New Roman" w:eastAsia="Times New Roman" w:hAnsi="Times New Roman" w:cs="Times New Roman"/>
                <w:b/>
                <w:sz w:val="22"/>
                <w:szCs w:val="22"/>
              </w:rPr>
              <w:t>Description:</w:t>
            </w:r>
            <w:bookmarkEnd w:id="298"/>
          </w:p>
        </w:tc>
        <w:tc>
          <w:tcPr>
            <w:tcW w:w="7763" w:type="dxa"/>
          </w:tcPr>
          <w:p w14:paraId="4819B871" w14:textId="77777777" w:rsidR="00A60CC0" w:rsidRDefault="00000000">
            <w:pPr>
              <w:spacing w:line="240" w:lineRule="auto"/>
              <w:ind w:left="0" w:hanging="2"/>
              <w:rPr>
                <w:rFonts w:ascii="Times New Roman" w:eastAsia="Times New Roman" w:hAnsi="Times New Roman" w:cs="Times New Roman"/>
                <w:sz w:val="22"/>
                <w:szCs w:val="22"/>
              </w:rPr>
            </w:pPr>
            <w:bookmarkStart w:id="299" w:name="_Toc131272147"/>
            <w:r>
              <w:rPr>
                <w:rFonts w:ascii="Times New Roman" w:eastAsia="Times New Roman" w:hAnsi="Times New Roman" w:cs="Times New Roman"/>
                <w:sz w:val="22"/>
                <w:szCs w:val="22"/>
              </w:rPr>
              <w:t>This use case allows a driver to reserve a parking spot in advance using the smart parking system's mobile application.</w:t>
            </w:r>
            <w:bookmarkEnd w:id="299"/>
          </w:p>
        </w:tc>
      </w:tr>
      <w:tr w:rsidR="00A60CC0" w14:paraId="68ADED61" w14:textId="77777777">
        <w:trPr>
          <w:trHeight w:val="74"/>
        </w:trPr>
        <w:tc>
          <w:tcPr>
            <w:tcW w:w="2329" w:type="dxa"/>
          </w:tcPr>
          <w:p w14:paraId="3FCE929D" w14:textId="77777777" w:rsidR="00A60CC0" w:rsidRDefault="00000000">
            <w:pPr>
              <w:ind w:left="0" w:hanging="2"/>
              <w:rPr>
                <w:rFonts w:ascii="Times New Roman" w:eastAsia="Times New Roman" w:hAnsi="Times New Roman" w:cs="Times New Roman"/>
                <w:sz w:val="22"/>
                <w:szCs w:val="22"/>
              </w:rPr>
            </w:pPr>
            <w:bookmarkStart w:id="300" w:name="_Toc131272148"/>
            <w:r>
              <w:rPr>
                <w:rFonts w:ascii="Times New Roman" w:eastAsia="Times New Roman" w:hAnsi="Times New Roman" w:cs="Times New Roman"/>
                <w:b/>
                <w:sz w:val="22"/>
                <w:szCs w:val="22"/>
              </w:rPr>
              <w:t>Priority (Release)</w:t>
            </w:r>
            <w:bookmarkEnd w:id="300"/>
          </w:p>
        </w:tc>
        <w:tc>
          <w:tcPr>
            <w:tcW w:w="7763" w:type="dxa"/>
          </w:tcPr>
          <w:p w14:paraId="72DB7895" w14:textId="77777777" w:rsidR="00A60CC0" w:rsidRDefault="00000000">
            <w:pPr>
              <w:spacing w:line="240" w:lineRule="auto"/>
              <w:ind w:left="0" w:hanging="2"/>
              <w:rPr>
                <w:rFonts w:ascii="Times New Roman" w:eastAsia="Times New Roman" w:hAnsi="Times New Roman" w:cs="Times New Roman"/>
                <w:sz w:val="22"/>
                <w:szCs w:val="22"/>
              </w:rPr>
            </w:pPr>
            <w:bookmarkStart w:id="301" w:name="_Toc131272149"/>
            <w:r>
              <w:rPr>
                <w:rFonts w:ascii="Times New Roman" w:eastAsia="Times New Roman" w:hAnsi="Times New Roman" w:cs="Times New Roman"/>
                <w:sz w:val="22"/>
                <w:szCs w:val="22"/>
              </w:rPr>
              <w:t>R1</w:t>
            </w:r>
            <w:bookmarkEnd w:id="301"/>
          </w:p>
        </w:tc>
      </w:tr>
      <w:tr w:rsidR="00A60CC0" w14:paraId="24B70DFE" w14:textId="77777777">
        <w:trPr>
          <w:trHeight w:val="74"/>
        </w:trPr>
        <w:tc>
          <w:tcPr>
            <w:tcW w:w="2329" w:type="dxa"/>
          </w:tcPr>
          <w:p w14:paraId="737888D0" w14:textId="77777777" w:rsidR="00A60CC0" w:rsidRDefault="00000000">
            <w:pPr>
              <w:ind w:left="0" w:hanging="2"/>
              <w:rPr>
                <w:rFonts w:ascii="Times New Roman" w:eastAsia="Times New Roman" w:hAnsi="Times New Roman" w:cs="Times New Roman"/>
                <w:sz w:val="22"/>
                <w:szCs w:val="22"/>
              </w:rPr>
            </w:pPr>
            <w:bookmarkStart w:id="302" w:name="_Toc131272150"/>
            <w:r>
              <w:rPr>
                <w:rFonts w:ascii="Times New Roman" w:eastAsia="Times New Roman" w:hAnsi="Times New Roman" w:cs="Times New Roman"/>
                <w:b/>
                <w:sz w:val="22"/>
                <w:szCs w:val="22"/>
              </w:rPr>
              <w:t>Trigger:</w:t>
            </w:r>
            <w:bookmarkEnd w:id="302"/>
          </w:p>
        </w:tc>
        <w:tc>
          <w:tcPr>
            <w:tcW w:w="7763" w:type="dxa"/>
          </w:tcPr>
          <w:p w14:paraId="722586F3" w14:textId="77777777" w:rsidR="00A60CC0" w:rsidRDefault="00000000">
            <w:pPr>
              <w:spacing w:line="240" w:lineRule="auto"/>
              <w:ind w:left="0" w:hanging="2"/>
              <w:rPr>
                <w:rFonts w:ascii="Times New Roman" w:eastAsia="Times New Roman" w:hAnsi="Times New Roman" w:cs="Times New Roman"/>
                <w:sz w:val="22"/>
                <w:szCs w:val="22"/>
              </w:rPr>
            </w:pPr>
            <w:bookmarkStart w:id="303" w:name="_Toc131272151"/>
            <w:r>
              <w:rPr>
                <w:rFonts w:ascii="Times New Roman" w:eastAsia="Times New Roman" w:hAnsi="Times New Roman" w:cs="Times New Roman"/>
                <w:sz w:val="22"/>
                <w:szCs w:val="22"/>
              </w:rPr>
              <w:t>External: The driver needs to reserve a parking spot in advance.</w:t>
            </w:r>
            <w:bookmarkEnd w:id="303"/>
          </w:p>
        </w:tc>
      </w:tr>
      <w:tr w:rsidR="00A60CC0" w14:paraId="1E263358" w14:textId="77777777">
        <w:trPr>
          <w:trHeight w:val="74"/>
        </w:trPr>
        <w:tc>
          <w:tcPr>
            <w:tcW w:w="2329" w:type="dxa"/>
          </w:tcPr>
          <w:p w14:paraId="1DA08A8A" w14:textId="77777777" w:rsidR="00A60CC0" w:rsidRDefault="00000000">
            <w:pPr>
              <w:ind w:left="0" w:hanging="2"/>
              <w:rPr>
                <w:rFonts w:ascii="Times New Roman" w:eastAsia="Times New Roman" w:hAnsi="Times New Roman" w:cs="Times New Roman"/>
                <w:sz w:val="22"/>
                <w:szCs w:val="22"/>
              </w:rPr>
            </w:pPr>
            <w:bookmarkStart w:id="304" w:name="_Toc131272152"/>
            <w:r>
              <w:rPr>
                <w:rFonts w:ascii="Times New Roman" w:eastAsia="Times New Roman" w:hAnsi="Times New Roman" w:cs="Times New Roman"/>
                <w:b/>
                <w:sz w:val="22"/>
                <w:szCs w:val="22"/>
              </w:rPr>
              <w:t>Pre-condition(s):</w:t>
            </w:r>
            <w:bookmarkEnd w:id="304"/>
          </w:p>
        </w:tc>
        <w:tc>
          <w:tcPr>
            <w:tcW w:w="7763" w:type="dxa"/>
          </w:tcPr>
          <w:p w14:paraId="32EF8BA1" w14:textId="77777777" w:rsidR="00A60CC0" w:rsidRDefault="00000000">
            <w:pPr>
              <w:numPr>
                <w:ilvl w:val="0"/>
                <w:numId w:val="67"/>
              </w:numPr>
              <w:spacing w:line="240" w:lineRule="auto"/>
              <w:ind w:left="0" w:hanging="2"/>
              <w:rPr>
                <w:rFonts w:ascii="Times New Roman" w:eastAsia="Times New Roman" w:hAnsi="Times New Roman" w:cs="Times New Roman"/>
                <w:sz w:val="22"/>
                <w:szCs w:val="22"/>
              </w:rPr>
            </w:pPr>
            <w:bookmarkStart w:id="305" w:name="_Toc131272153"/>
            <w:r>
              <w:rPr>
                <w:rFonts w:ascii="Times New Roman" w:eastAsia="Times New Roman" w:hAnsi="Times New Roman" w:cs="Times New Roman"/>
                <w:sz w:val="22"/>
                <w:szCs w:val="22"/>
              </w:rPr>
              <w:t>The driver must have a registered account on the smart parking system's mobile application.</w:t>
            </w:r>
            <w:bookmarkEnd w:id="305"/>
          </w:p>
          <w:p w14:paraId="2ACC5B82" w14:textId="77777777" w:rsidR="00A60CC0" w:rsidRDefault="00000000">
            <w:pPr>
              <w:numPr>
                <w:ilvl w:val="0"/>
                <w:numId w:val="67"/>
              </w:numPr>
              <w:spacing w:line="240" w:lineRule="auto"/>
              <w:ind w:left="0" w:hanging="2"/>
              <w:rPr>
                <w:rFonts w:ascii="Times New Roman" w:eastAsia="Times New Roman" w:hAnsi="Times New Roman" w:cs="Times New Roman"/>
                <w:sz w:val="22"/>
                <w:szCs w:val="22"/>
              </w:rPr>
            </w:pPr>
            <w:bookmarkStart w:id="306" w:name="_Toc131272154"/>
            <w:r>
              <w:rPr>
                <w:rFonts w:ascii="Times New Roman" w:eastAsia="Times New Roman" w:hAnsi="Times New Roman" w:cs="Times New Roman"/>
                <w:sz w:val="22"/>
                <w:szCs w:val="22"/>
              </w:rPr>
              <w:t>The driver must have a valid payment method linked to their account.</w:t>
            </w:r>
            <w:bookmarkEnd w:id="306"/>
          </w:p>
          <w:p w14:paraId="7CDF50A8" w14:textId="77777777" w:rsidR="00A60CC0" w:rsidRDefault="00000000">
            <w:pPr>
              <w:numPr>
                <w:ilvl w:val="0"/>
                <w:numId w:val="67"/>
              </w:numPr>
              <w:ind w:left="0" w:hanging="2"/>
              <w:rPr>
                <w:rFonts w:ascii="Times New Roman" w:eastAsia="Times New Roman" w:hAnsi="Times New Roman" w:cs="Times New Roman"/>
                <w:sz w:val="22"/>
                <w:szCs w:val="22"/>
              </w:rPr>
            </w:pPr>
            <w:bookmarkStart w:id="307" w:name="_Toc131272155"/>
            <w:r>
              <w:rPr>
                <w:rFonts w:ascii="Times New Roman" w:eastAsia="Times New Roman" w:hAnsi="Times New Roman" w:cs="Times New Roman"/>
                <w:sz w:val="22"/>
                <w:szCs w:val="22"/>
              </w:rPr>
              <w:t>There must be available parking spots in the smart parking system that can be reserved.</w:t>
            </w:r>
            <w:bookmarkEnd w:id="307"/>
          </w:p>
        </w:tc>
      </w:tr>
      <w:tr w:rsidR="00A60CC0" w14:paraId="33744430" w14:textId="77777777">
        <w:trPr>
          <w:trHeight w:val="74"/>
        </w:trPr>
        <w:tc>
          <w:tcPr>
            <w:tcW w:w="2329" w:type="dxa"/>
          </w:tcPr>
          <w:p w14:paraId="3A8C899E" w14:textId="77777777" w:rsidR="00A60CC0" w:rsidRDefault="00000000">
            <w:pPr>
              <w:ind w:left="0" w:hanging="2"/>
              <w:rPr>
                <w:rFonts w:ascii="Times New Roman" w:eastAsia="Times New Roman" w:hAnsi="Times New Roman" w:cs="Times New Roman"/>
                <w:sz w:val="22"/>
                <w:szCs w:val="22"/>
              </w:rPr>
            </w:pPr>
            <w:bookmarkStart w:id="308" w:name="_Toc131272156"/>
            <w:r>
              <w:rPr>
                <w:rFonts w:ascii="Times New Roman" w:eastAsia="Times New Roman" w:hAnsi="Times New Roman" w:cs="Times New Roman"/>
                <w:b/>
                <w:sz w:val="22"/>
                <w:szCs w:val="22"/>
              </w:rPr>
              <w:t>Main (Success) Flow:</w:t>
            </w:r>
            <w:bookmarkEnd w:id="308"/>
          </w:p>
        </w:tc>
        <w:tc>
          <w:tcPr>
            <w:tcW w:w="7763" w:type="dxa"/>
          </w:tcPr>
          <w:p w14:paraId="3C883349" w14:textId="77777777" w:rsidR="00A60CC0" w:rsidRDefault="00000000">
            <w:pPr>
              <w:numPr>
                <w:ilvl w:val="0"/>
                <w:numId w:val="34"/>
              </w:numPr>
              <w:spacing w:line="240" w:lineRule="auto"/>
              <w:ind w:left="0" w:hanging="2"/>
              <w:rPr>
                <w:rFonts w:ascii="Times New Roman" w:eastAsia="Times New Roman" w:hAnsi="Times New Roman" w:cs="Times New Roman"/>
                <w:sz w:val="22"/>
                <w:szCs w:val="22"/>
              </w:rPr>
            </w:pPr>
            <w:bookmarkStart w:id="309" w:name="_Toc131272157"/>
            <w:r>
              <w:rPr>
                <w:rFonts w:ascii="Times New Roman" w:eastAsia="Times New Roman" w:hAnsi="Times New Roman" w:cs="Times New Roman"/>
                <w:sz w:val="22"/>
                <w:szCs w:val="22"/>
              </w:rPr>
              <w:t>The driver opens the smart parking system's mobile application.</w:t>
            </w:r>
            <w:bookmarkEnd w:id="309"/>
          </w:p>
          <w:p w14:paraId="50245CE6" w14:textId="77777777" w:rsidR="00A60CC0" w:rsidRDefault="00000000">
            <w:pPr>
              <w:numPr>
                <w:ilvl w:val="0"/>
                <w:numId w:val="34"/>
              </w:numPr>
              <w:spacing w:line="240" w:lineRule="auto"/>
              <w:ind w:left="0" w:hanging="2"/>
              <w:rPr>
                <w:rFonts w:ascii="Times New Roman" w:eastAsia="Times New Roman" w:hAnsi="Times New Roman" w:cs="Times New Roman"/>
                <w:sz w:val="22"/>
                <w:szCs w:val="22"/>
              </w:rPr>
            </w:pPr>
            <w:bookmarkStart w:id="310" w:name="_Toc131272158"/>
            <w:r>
              <w:rPr>
                <w:rFonts w:ascii="Times New Roman" w:eastAsia="Times New Roman" w:hAnsi="Times New Roman" w:cs="Times New Roman"/>
                <w:sz w:val="22"/>
                <w:szCs w:val="22"/>
              </w:rPr>
              <w:t>The driver selects the "Reserve Parking" option.</w:t>
            </w:r>
            <w:bookmarkEnd w:id="310"/>
          </w:p>
          <w:p w14:paraId="1E0CB42E" w14:textId="77777777" w:rsidR="00A60CC0" w:rsidRDefault="00000000">
            <w:pPr>
              <w:numPr>
                <w:ilvl w:val="0"/>
                <w:numId w:val="34"/>
              </w:numPr>
              <w:spacing w:line="240" w:lineRule="auto"/>
              <w:ind w:left="0" w:hanging="2"/>
              <w:rPr>
                <w:rFonts w:ascii="Times New Roman" w:eastAsia="Times New Roman" w:hAnsi="Times New Roman" w:cs="Times New Roman"/>
                <w:sz w:val="22"/>
                <w:szCs w:val="22"/>
              </w:rPr>
            </w:pPr>
            <w:bookmarkStart w:id="311" w:name="_Toc131272159"/>
            <w:r>
              <w:rPr>
                <w:rFonts w:ascii="Times New Roman" w:eastAsia="Times New Roman" w:hAnsi="Times New Roman" w:cs="Times New Roman"/>
                <w:sz w:val="22"/>
                <w:szCs w:val="22"/>
              </w:rPr>
              <w:t>The driver enters their desired location and parking duration.</w:t>
            </w:r>
            <w:bookmarkEnd w:id="311"/>
          </w:p>
          <w:p w14:paraId="68690D45" w14:textId="77777777" w:rsidR="00A60CC0" w:rsidRDefault="00000000">
            <w:pPr>
              <w:numPr>
                <w:ilvl w:val="0"/>
                <w:numId w:val="34"/>
              </w:numPr>
              <w:spacing w:line="240" w:lineRule="auto"/>
              <w:ind w:left="0" w:hanging="2"/>
              <w:rPr>
                <w:rFonts w:ascii="Times New Roman" w:eastAsia="Times New Roman" w:hAnsi="Times New Roman" w:cs="Times New Roman"/>
                <w:sz w:val="22"/>
                <w:szCs w:val="22"/>
              </w:rPr>
            </w:pPr>
            <w:bookmarkStart w:id="312" w:name="_Toc131272160"/>
            <w:r>
              <w:rPr>
                <w:rFonts w:ascii="Times New Roman" w:eastAsia="Times New Roman" w:hAnsi="Times New Roman" w:cs="Times New Roman"/>
                <w:sz w:val="22"/>
                <w:szCs w:val="22"/>
              </w:rPr>
              <w:t>The smart parking system's application checks for available parking spots in the specified location and duration.</w:t>
            </w:r>
            <w:bookmarkEnd w:id="312"/>
          </w:p>
          <w:p w14:paraId="212EF1A0" w14:textId="77777777" w:rsidR="00A60CC0" w:rsidRDefault="00000000">
            <w:pPr>
              <w:numPr>
                <w:ilvl w:val="0"/>
                <w:numId w:val="34"/>
              </w:numPr>
              <w:spacing w:line="240" w:lineRule="auto"/>
              <w:ind w:left="0" w:hanging="2"/>
              <w:rPr>
                <w:rFonts w:ascii="Times New Roman" w:eastAsia="Times New Roman" w:hAnsi="Times New Roman" w:cs="Times New Roman"/>
                <w:sz w:val="22"/>
                <w:szCs w:val="22"/>
              </w:rPr>
            </w:pPr>
            <w:bookmarkStart w:id="313" w:name="_Toc131272161"/>
            <w:r>
              <w:rPr>
                <w:rFonts w:ascii="Times New Roman" w:eastAsia="Times New Roman" w:hAnsi="Times New Roman" w:cs="Times New Roman"/>
                <w:sz w:val="22"/>
                <w:szCs w:val="22"/>
              </w:rPr>
              <w:t>If available parking spots are found, the driver selects a parking lot and confirms the reservation.</w:t>
            </w:r>
            <w:bookmarkEnd w:id="313"/>
          </w:p>
          <w:p w14:paraId="20F84DA2" w14:textId="77777777" w:rsidR="00A60CC0" w:rsidRDefault="00000000">
            <w:pPr>
              <w:numPr>
                <w:ilvl w:val="0"/>
                <w:numId w:val="34"/>
              </w:numPr>
              <w:spacing w:line="240" w:lineRule="auto"/>
              <w:ind w:left="0" w:hanging="2"/>
              <w:rPr>
                <w:rFonts w:ascii="Times New Roman" w:eastAsia="Times New Roman" w:hAnsi="Times New Roman" w:cs="Times New Roman"/>
                <w:sz w:val="22"/>
                <w:szCs w:val="22"/>
              </w:rPr>
            </w:pPr>
            <w:bookmarkStart w:id="314" w:name="_Toc131272162"/>
            <w:r>
              <w:rPr>
                <w:rFonts w:ascii="Times New Roman" w:eastAsia="Times New Roman" w:hAnsi="Times New Roman" w:cs="Times New Roman"/>
                <w:sz w:val="22"/>
                <w:szCs w:val="22"/>
              </w:rPr>
              <w:t>The smart parking system's application stores the reservation details and charges the driver's account.</w:t>
            </w:r>
            <w:bookmarkEnd w:id="314"/>
          </w:p>
          <w:p w14:paraId="70C716C4" w14:textId="0DAF6D7B" w:rsidR="00A60CC0" w:rsidRDefault="00000000">
            <w:pPr>
              <w:numPr>
                <w:ilvl w:val="0"/>
                <w:numId w:val="34"/>
              </w:numPr>
              <w:spacing w:line="240" w:lineRule="auto"/>
              <w:ind w:left="0" w:hanging="2"/>
              <w:rPr>
                <w:rFonts w:ascii="Times New Roman" w:eastAsia="Times New Roman" w:hAnsi="Times New Roman" w:cs="Times New Roman"/>
                <w:sz w:val="22"/>
                <w:szCs w:val="22"/>
              </w:rPr>
            </w:pPr>
            <w:bookmarkStart w:id="315" w:name="_Toc131272163"/>
            <w:r>
              <w:rPr>
                <w:rFonts w:ascii="Times New Roman" w:eastAsia="Times New Roman" w:hAnsi="Times New Roman" w:cs="Times New Roman"/>
                <w:sz w:val="22"/>
                <w:szCs w:val="22"/>
              </w:rPr>
              <w:t xml:space="preserve">The </w:t>
            </w:r>
            <w:r w:rsidR="002C7868">
              <w:rPr>
                <w:rFonts w:ascii="Times New Roman" w:eastAsia="Times New Roman" w:hAnsi="Times New Roman" w:cs="Times New Roman"/>
                <w:sz w:val="22"/>
                <w:szCs w:val="22"/>
              </w:rPr>
              <w:t>parking bollard</w:t>
            </w:r>
            <w:r>
              <w:rPr>
                <w:rFonts w:ascii="Times New Roman" w:eastAsia="Times New Roman" w:hAnsi="Times New Roman" w:cs="Times New Roman"/>
                <w:sz w:val="22"/>
                <w:szCs w:val="22"/>
              </w:rPr>
              <w:t xml:space="preserve"> opens when the driver approaches the reserved spot and clicks on “open the </w:t>
            </w:r>
            <w:proofErr w:type="gramStart"/>
            <w:r>
              <w:rPr>
                <w:rFonts w:ascii="Times New Roman" w:eastAsia="Times New Roman" w:hAnsi="Times New Roman" w:cs="Times New Roman"/>
                <w:sz w:val="22"/>
                <w:szCs w:val="22"/>
              </w:rPr>
              <w:t>barrier</w:t>
            </w:r>
            <w:proofErr w:type="gramEnd"/>
            <w:r>
              <w:rPr>
                <w:rFonts w:ascii="Times New Roman" w:eastAsia="Times New Roman" w:hAnsi="Times New Roman" w:cs="Times New Roman"/>
                <w:sz w:val="22"/>
                <w:szCs w:val="22"/>
              </w:rPr>
              <w:t>”</w:t>
            </w:r>
            <w:bookmarkEnd w:id="315"/>
          </w:p>
          <w:p w14:paraId="20C15205" w14:textId="77777777" w:rsidR="00A60CC0" w:rsidRDefault="00A60CC0">
            <w:pPr>
              <w:spacing w:line="240" w:lineRule="auto"/>
              <w:ind w:left="0" w:hanging="2"/>
              <w:rPr>
                <w:rFonts w:ascii="Times New Roman" w:eastAsia="Times New Roman" w:hAnsi="Times New Roman" w:cs="Times New Roman"/>
                <w:sz w:val="22"/>
                <w:szCs w:val="22"/>
              </w:rPr>
            </w:pPr>
          </w:p>
        </w:tc>
      </w:tr>
      <w:tr w:rsidR="00A60CC0" w14:paraId="02BB460A" w14:textId="77777777">
        <w:trPr>
          <w:trHeight w:val="74"/>
        </w:trPr>
        <w:tc>
          <w:tcPr>
            <w:tcW w:w="2329" w:type="dxa"/>
          </w:tcPr>
          <w:p w14:paraId="0E68AC06" w14:textId="77777777" w:rsidR="00A60CC0" w:rsidRDefault="00000000">
            <w:pPr>
              <w:ind w:left="0" w:hanging="2"/>
              <w:rPr>
                <w:rFonts w:ascii="Times New Roman" w:eastAsia="Times New Roman" w:hAnsi="Times New Roman" w:cs="Times New Roman"/>
                <w:sz w:val="22"/>
                <w:szCs w:val="22"/>
              </w:rPr>
            </w:pPr>
            <w:bookmarkStart w:id="316" w:name="_Toc131272164"/>
            <w:r>
              <w:rPr>
                <w:rFonts w:ascii="Times New Roman" w:eastAsia="Times New Roman" w:hAnsi="Times New Roman" w:cs="Times New Roman"/>
                <w:b/>
                <w:sz w:val="22"/>
                <w:szCs w:val="22"/>
              </w:rPr>
              <w:t>Alternate Flows:</w:t>
            </w:r>
            <w:bookmarkEnd w:id="316"/>
          </w:p>
        </w:tc>
        <w:tc>
          <w:tcPr>
            <w:tcW w:w="7763" w:type="dxa"/>
          </w:tcPr>
          <w:p w14:paraId="609C19B3" w14:textId="77777777" w:rsidR="00A60CC0" w:rsidRDefault="00000000">
            <w:pPr>
              <w:spacing w:line="240" w:lineRule="auto"/>
              <w:ind w:left="0" w:hanging="2"/>
              <w:rPr>
                <w:rFonts w:ascii="Times New Roman" w:eastAsia="Times New Roman" w:hAnsi="Times New Roman" w:cs="Times New Roman"/>
                <w:sz w:val="22"/>
                <w:szCs w:val="22"/>
              </w:rPr>
            </w:pPr>
            <w:bookmarkStart w:id="317" w:name="_Toc131272165"/>
            <w:r>
              <w:rPr>
                <w:rFonts w:ascii="Times New Roman" w:eastAsia="Times New Roman" w:hAnsi="Times New Roman" w:cs="Times New Roman"/>
                <w:sz w:val="22"/>
                <w:szCs w:val="22"/>
              </w:rPr>
              <w:t>Alternate Flow #1: There are no available parking spots. The following steps occur:</w:t>
            </w:r>
            <w:bookmarkEnd w:id="317"/>
          </w:p>
          <w:p w14:paraId="5F92D8B8" w14:textId="77777777" w:rsidR="00A60CC0" w:rsidRDefault="00000000">
            <w:pPr>
              <w:numPr>
                <w:ilvl w:val="0"/>
                <w:numId w:val="43"/>
              </w:numPr>
              <w:spacing w:line="240" w:lineRule="auto"/>
              <w:ind w:left="0" w:hanging="2"/>
              <w:rPr>
                <w:rFonts w:ascii="Times New Roman" w:eastAsia="Times New Roman" w:hAnsi="Times New Roman" w:cs="Times New Roman"/>
                <w:sz w:val="22"/>
                <w:szCs w:val="22"/>
              </w:rPr>
            </w:pPr>
            <w:bookmarkStart w:id="318" w:name="_Toc131272166"/>
            <w:r>
              <w:rPr>
                <w:rFonts w:ascii="Times New Roman" w:eastAsia="Times New Roman" w:hAnsi="Times New Roman" w:cs="Times New Roman"/>
                <w:sz w:val="22"/>
                <w:szCs w:val="22"/>
              </w:rPr>
              <w:t>The smart parking system's application notifies the driver that no spots are available.</w:t>
            </w:r>
            <w:bookmarkEnd w:id="318"/>
          </w:p>
          <w:p w14:paraId="1F90EBE1" w14:textId="77777777" w:rsidR="00A60CC0" w:rsidRDefault="00000000">
            <w:pPr>
              <w:numPr>
                <w:ilvl w:val="0"/>
                <w:numId w:val="43"/>
              </w:numPr>
              <w:spacing w:line="240" w:lineRule="auto"/>
              <w:ind w:left="0" w:hanging="2"/>
              <w:rPr>
                <w:rFonts w:ascii="Times New Roman" w:eastAsia="Times New Roman" w:hAnsi="Times New Roman" w:cs="Times New Roman"/>
                <w:sz w:val="22"/>
                <w:szCs w:val="22"/>
              </w:rPr>
            </w:pPr>
            <w:bookmarkStart w:id="319" w:name="_Toc131272167"/>
            <w:r>
              <w:rPr>
                <w:rFonts w:ascii="Times New Roman" w:eastAsia="Times New Roman" w:hAnsi="Times New Roman" w:cs="Times New Roman"/>
                <w:sz w:val="22"/>
                <w:szCs w:val="22"/>
              </w:rPr>
              <w:t>The system suggests the driver alternative locations or times.</w:t>
            </w:r>
            <w:bookmarkEnd w:id="319"/>
          </w:p>
          <w:p w14:paraId="15B5D2D5" w14:textId="77777777" w:rsidR="00A60CC0" w:rsidRDefault="00A60CC0">
            <w:pPr>
              <w:spacing w:line="240" w:lineRule="auto"/>
              <w:ind w:left="0" w:hanging="2"/>
              <w:rPr>
                <w:rFonts w:ascii="Times New Roman" w:eastAsia="Times New Roman" w:hAnsi="Times New Roman" w:cs="Times New Roman"/>
                <w:sz w:val="22"/>
                <w:szCs w:val="22"/>
              </w:rPr>
            </w:pPr>
          </w:p>
          <w:p w14:paraId="7B6602C7" w14:textId="77777777" w:rsidR="00A60CC0" w:rsidRDefault="00000000">
            <w:pPr>
              <w:spacing w:line="240" w:lineRule="auto"/>
              <w:ind w:left="0" w:hanging="2"/>
              <w:rPr>
                <w:rFonts w:ascii="Times New Roman" w:eastAsia="Times New Roman" w:hAnsi="Times New Roman" w:cs="Times New Roman"/>
                <w:sz w:val="22"/>
                <w:szCs w:val="22"/>
              </w:rPr>
            </w:pPr>
            <w:bookmarkStart w:id="320" w:name="_Toc131272168"/>
            <w:r>
              <w:rPr>
                <w:rFonts w:ascii="Times New Roman" w:eastAsia="Times New Roman" w:hAnsi="Times New Roman" w:cs="Times New Roman"/>
                <w:sz w:val="22"/>
                <w:szCs w:val="22"/>
              </w:rPr>
              <w:t>Alternate Flow #2: The driver cancels the reservation. The following steps occur:</w:t>
            </w:r>
            <w:bookmarkEnd w:id="320"/>
          </w:p>
          <w:p w14:paraId="13857E7D" w14:textId="4D96CB7B" w:rsidR="00A60CC0" w:rsidRDefault="00000000">
            <w:pPr>
              <w:numPr>
                <w:ilvl w:val="0"/>
                <w:numId w:val="20"/>
              </w:numPr>
              <w:spacing w:line="240" w:lineRule="auto"/>
              <w:ind w:left="0" w:hanging="2"/>
              <w:rPr>
                <w:rFonts w:ascii="Times New Roman" w:eastAsia="Times New Roman" w:hAnsi="Times New Roman" w:cs="Times New Roman"/>
                <w:sz w:val="22"/>
                <w:szCs w:val="22"/>
              </w:rPr>
            </w:pPr>
            <w:bookmarkStart w:id="321" w:name="_Toc131272169"/>
            <w:r>
              <w:rPr>
                <w:rFonts w:ascii="Times New Roman" w:eastAsia="Times New Roman" w:hAnsi="Times New Roman" w:cs="Times New Roman"/>
                <w:sz w:val="22"/>
                <w:szCs w:val="22"/>
              </w:rPr>
              <w:t>If the driver changes their mind or encounters an issue, they</w:t>
            </w:r>
            <w:r w:rsidR="00DC7BFB">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can cancel the reservation before confirming it.</w:t>
            </w:r>
            <w:bookmarkEnd w:id="321"/>
          </w:p>
          <w:p w14:paraId="03522DFF" w14:textId="77777777" w:rsidR="00A60CC0" w:rsidRDefault="00000000">
            <w:pPr>
              <w:numPr>
                <w:ilvl w:val="0"/>
                <w:numId w:val="20"/>
              </w:numPr>
              <w:spacing w:line="240" w:lineRule="auto"/>
              <w:ind w:left="0" w:hanging="2"/>
              <w:rPr>
                <w:rFonts w:ascii="Times New Roman" w:eastAsia="Times New Roman" w:hAnsi="Times New Roman" w:cs="Times New Roman"/>
                <w:sz w:val="22"/>
                <w:szCs w:val="22"/>
              </w:rPr>
            </w:pPr>
            <w:bookmarkStart w:id="322" w:name="_Toc131272170"/>
            <w:r>
              <w:rPr>
                <w:rFonts w:ascii="Times New Roman" w:eastAsia="Times New Roman" w:hAnsi="Times New Roman" w:cs="Times New Roman"/>
                <w:sz w:val="22"/>
                <w:szCs w:val="22"/>
              </w:rPr>
              <w:t>The smart parking system's application cancels the reservation and releases the spot for other drivers to reserve.</w:t>
            </w:r>
            <w:bookmarkEnd w:id="322"/>
          </w:p>
        </w:tc>
      </w:tr>
      <w:tr w:rsidR="00A60CC0" w14:paraId="5AB855E2" w14:textId="77777777">
        <w:trPr>
          <w:trHeight w:val="1311"/>
        </w:trPr>
        <w:tc>
          <w:tcPr>
            <w:tcW w:w="2329" w:type="dxa"/>
          </w:tcPr>
          <w:p w14:paraId="657A9C2A" w14:textId="77777777" w:rsidR="00A60CC0" w:rsidRDefault="00000000">
            <w:pPr>
              <w:ind w:left="0" w:hanging="2"/>
              <w:rPr>
                <w:rFonts w:ascii="Times New Roman" w:eastAsia="Times New Roman" w:hAnsi="Times New Roman" w:cs="Times New Roman"/>
                <w:sz w:val="22"/>
                <w:szCs w:val="22"/>
              </w:rPr>
            </w:pPr>
            <w:bookmarkStart w:id="323" w:name="_Toc131272171"/>
            <w:r>
              <w:rPr>
                <w:rFonts w:ascii="Times New Roman" w:eastAsia="Times New Roman" w:hAnsi="Times New Roman" w:cs="Times New Roman"/>
                <w:b/>
                <w:sz w:val="22"/>
                <w:szCs w:val="22"/>
              </w:rPr>
              <w:t>Post Condition:</w:t>
            </w:r>
            <w:bookmarkEnd w:id="323"/>
          </w:p>
        </w:tc>
        <w:tc>
          <w:tcPr>
            <w:tcW w:w="7763" w:type="dxa"/>
          </w:tcPr>
          <w:p w14:paraId="2BC5E061" w14:textId="77777777" w:rsidR="00A60CC0" w:rsidRDefault="00000000">
            <w:pPr>
              <w:numPr>
                <w:ilvl w:val="0"/>
                <w:numId w:val="38"/>
              </w:numPr>
              <w:spacing w:line="240" w:lineRule="auto"/>
              <w:ind w:left="0" w:hanging="2"/>
              <w:rPr>
                <w:rFonts w:ascii="Times New Roman" w:eastAsia="Times New Roman" w:hAnsi="Times New Roman" w:cs="Times New Roman"/>
                <w:sz w:val="22"/>
                <w:szCs w:val="22"/>
              </w:rPr>
            </w:pPr>
            <w:bookmarkStart w:id="324" w:name="_Toc131272172"/>
            <w:r>
              <w:rPr>
                <w:rFonts w:ascii="Times New Roman" w:eastAsia="Times New Roman" w:hAnsi="Times New Roman" w:cs="Times New Roman"/>
                <w:sz w:val="22"/>
                <w:szCs w:val="22"/>
              </w:rPr>
              <w:t>The driver's reservation details are stored in the smart parking system's database.</w:t>
            </w:r>
            <w:bookmarkEnd w:id="324"/>
          </w:p>
          <w:p w14:paraId="613DB55D" w14:textId="77777777" w:rsidR="00A60CC0" w:rsidRDefault="00000000">
            <w:pPr>
              <w:numPr>
                <w:ilvl w:val="0"/>
                <w:numId w:val="38"/>
              </w:numPr>
              <w:spacing w:after="240" w:line="240" w:lineRule="auto"/>
              <w:ind w:left="0" w:hanging="2"/>
              <w:rPr>
                <w:rFonts w:ascii="Times New Roman" w:eastAsia="Times New Roman" w:hAnsi="Times New Roman" w:cs="Times New Roman"/>
                <w:sz w:val="22"/>
                <w:szCs w:val="22"/>
              </w:rPr>
            </w:pPr>
            <w:bookmarkStart w:id="325" w:name="_Toc131272173"/>
            <w:r>
              <w:rPr>
                <w:rFonts w:ascii="Times New Roman" w:eastAsia="Times New Roman" w:hAnsi="Times New Roman" w:cs="Times New Roman"/>
                <w:sz w:val="22"/>
                <w:szCs w:val="22"/>
              </w:rPr>
              <w:t>The driver's account is charged the appropriate fee for the reserved parking lot.</w:t>
            </w:r>
            <w:bookmarkEnd w:id="325"/>
          </w:p>
          <w:p w14:paraId="17639F9B" w14:textId="77777777" w:rsidR="00A60CC0" w:rsidRDefault="00000000">
            <w:pPr>
              <w:spacing w:after="240" w:line="240" w:lineRule="auto"/>
              <w:ind w:left="0" w:hanging="2"/>
              <w:rPr>
                <w:rFonts w:ascii="Times New Roman" w:eastAsia="Times New Roman" w:hAnsi="Times New Roman" w:cs="Times New Roman"/>
                <w:sz w:val="22"/>
                <w:szCs w:val="22"/>
              </w:rPr>
            </w:pPr>
            <w:bookmarkStart w:id="326" w:name="_Toc131272174"/>
            <w:r>
              <w:rPr>
                <w:rFonts w:ascii="Times New Roman" w:eastAsia="Times New Roman" w:hAnsi="Times New Roman" w:cs="Times New Roman"/>
                <w:sz w:val="22"/>
                <w:szCs w:val="22"/>
              </w:rPr>
              <w:t>Alternate Flow #1: The driver is provided with alternative parking options or times.</w:t>
            </w:r>
            <w:bookmarkEnd w:id="326"/>
          </w:p>
          <w:p w14:paraId="63EEC995" w14:textId="77777777" w:rsidR="00A60CC0" w:rsidRDefault="00000000">
            <w:pPr>
              <w:spacing w:after="240" w:line="240" w:lineRule="auto"/>
              <w:ind w:left="0" w:hanging="2"/>
              <w:rPr>
                <w:rFonts w:ascii="Times New Roman" w:eastAsia="Times New Roman" w:hAnsi="Times New Roman" w:cs="Times New Roman"/>
                <w:sz w:val="22"/>
                <w:szCs w:val="22"/>
              </w:rPr>
            </w:pPr>
            <w:bookmarkStart w:id="327" w:name="_Toc131272175"/>
            <w:r>
              <w:rPr>
                <w:rFonts w:ascii="Times New Roman" w:eastAsia="Times New Roman" w:hAnsi="Times New Roman" w:cs="Times New Roman"/>
                <w:sz w:val="22"/>
                <w:szCs w:val="22"/>
              </w:rPr>
              <w:t>Alternate Flow #2: The reservation is canceled in the system.</w:t>
            </w:r>
            <w:bookmarkEnd w:id="327"/>
          </w:p>
        </w:tc>
      </w:tr>
      <w:tr w:rsidR="00A60CC0" w14:paraId="5B239AB8" w14:textId="77777777">
        <w:trPr>
          <w:trHeight w:val="145"/>
        </w:trPr>
        <w:tc>
          <w:tcPr>
            <w:tcW w:w="2329" w:type="dxa"/>
          </w:tcPr>
          <w:p w14:paraId="6CC3A97F" w14:textId="77777777" w:rsidR="00A60CC0" w:rsidRDefault="00000000">
            <w:pPr>
              <w:ind w:left="0" w:hanging="2"/>
              <w:rPr>
                <w:rFonts w:ascii="Times New Roman" w:eastAsia="Times New Roman" w:hAnsi="Times New Roman" w:cs="Times New Roman"/>
                <w:sz w:val="22"/>
                <w:szCs w:val="22"/>
              </w:rPr>
            </w:pPr>
            <w:bookmarkStart w:id="328" w:name="_Toc131272176"/>
            <w:r>
              <w:rPr>
                <w:rFonts w:ascii="Times New Roman" w:eastAsia="Times New Roman" w:hAnsi="Times New Roman" w:cs="Times New Roman"/>
                <w:b/>
                <w:sz w:val="22"/>
                <w:szCs w:val="22"/>
              </w:rPr>
              <w:t>Requirements:</w:t>
            </w:r>
            <w:bookmarkEnd w:id="328"/>
          </w:p>
        </w:tc>
        <w:tc>
          <w:tcPr>
            <w:tcW w:w="7763" w:type="dxa"/>
          </w:tcPr>
          <w:p w14:paraId="294A6AA5" w14:textId="77777777" w:rsidR="00A60CC0" w:rsidRDefault="00000000">
            <w:pPr>
              <w:numPr>
                <w:ilvl w:val="0"/>
                <w:numId w:val="71"/>
              </w:numPr>
              <w:spacing w:before="240" w:line="240" w:lineRule="auto"/>
              <w:ind w:left="0" w:hanging="2"/>
              <w:rPr>
                <w:rFonts w:ascii="Times New Roman" w:eastAsia="Times New Roman" w:hAnsi="Times New Roman" w:cs="Times New Roman"/>
                <w:sz w:val="22"/>
                <w:szCs w:val="22"/>
              </w:rPr>
            </w:pPr>
            <w:bookmarkStart w:id="329" w:name="_Toc131272177"/>
            <w:r>
              <w:rPr>
                <w:rFonts w:ascii="Times New Roman" w:eastAsia="Times New Roman" w:hAnsi="Times New Roman" w:cs="Times New Roman"/>
                <w:sz w:val="22"/>
                <w:szCs w:val="22"/>
              </w:rPr>
              <w:t>The smart parking system's mobile application must have access to the smart parking system's database to check for available parking spots.</w:t>
            </w:r>
            <w:bookmarkEnd w:id="329"/>
          </w:p>
          <w:p w14:paraId="26E9F903" w14:textId="77777777" w:rsidR="00A60CC0" w:rsidRDefault="00000000">
            <w:pPr>
              <w:numPr>
                <w:ilvl w:val="0"/>
                <w:numId w:val="71"/>
              </w:numPr>
              <w:spacing w:line="240" w:lineRule="auto"/>
              <w:ind w:left="0" w:hanging="2"/>
              <w:rPr>
                <w:rFonts w:ascii="Times New Roman" w:eastAsia="Times New Roman" w:hAnsi="Times New Roman" w:cs="Times New Roman"/>
                <w:sz w:val="22"/>
                <w:szCs w:val="22"/>
              </w:rPr>
            </w:pPr>
            <w:bookmarkStart w:id="330" w:name="_Toc131272178"/>
            <w:r>
              <w:rPr>
                <w:rFonts w:ascii="Times New Roman" w:eastAsia="Times New Roman" w:hAnsi="Times New Roman" w:cs="Times New Roman"/>
                <w:sz w:val="22"/>
                <w:szCs w:val="22"/>
              </w:rPr>
              <w:lastRenderedPageBreak/>
              <w:t>The mobile application must be able to process payment transactions securely and efficiently.</w:t>
            </w:r>
            <w:bookmarkEnd w:id="330"/>
          </w:p>
          <w:p w14:paraId="79029CFC" w14:textId="77777777" w:rsidR="00A60CC0" w:rsidRDefault="00000000">
            <w:pPr>
              <w:numPr>
                <w:ilvl w:val="0"/>
                <w:numId w:val="71"/>
              </w:numPr>
              <w:spacing w:line="240" w:lineRule="auto"/>
              <w:ind w:left="0" w:hanging="2"/>
              <w:rPr>
                <w:rFonts w:ascii="Times New Roman" w:eastAsia="Times New Roman" w:hAnsi="Times New Roman" w:cs="Times New Roman"/>
                <w:sz w:val="22"/>
                <w:szCs w:val="22"/>
              </w:rPr>
            </w:pPr>
            <w:bookmarkStart w:id="331" w:name="_Toc131272179"/>
            <w:r>
              <w:rPr>
                <w:rFonts w:ascii="Times New Roman" w:eastAsia="Times New Roman" w:hAnsi="Times New Roman" w:cs="Times New Roman"/>
                <w:sz w:val="22"/>
                <w:szCs w:val="22"/>
              </w:rPr>
              <w:t>The smart parking system must have a way to notify the driver of the reservation confirmation and reservation details.</w:t>
            </w:r>
            <w:bookmarkEnd w:id="331"/>
          </w:p>
          <w:p w14:paraId="744D78E3" w14:textId="3D408F7D" w:rsidR="00A60CC0" w:rsidRDefault="00000000">
            <w:pPr>
              <w:numPr>
                <w:ilvl w:val="0"/>
                <w:numId w:val="71"/>
              </w:numPr>
              <w:spacing w:after="240" w:line="240" w:lineRule="auto"/>
              <w:ind w:left="0" w:hanging="2"/>
              <w:rPr>
                <w:rFonts w:ascii="Times New Roman" w:eastAsia="Times New Roman" w:hAnsi="Times New Roman" w:cs="Times New Roman"/>
                <w:sz w:val="22"/>
                <w:szCs w:val="22"/>
              </w:rPr>
            </w:pPr>
            <w:bookmarkStart w:id="332" w:name="_Toc131272180"/>
            <w:r>
              <w:rPr>
                <w:rFonts w:ascii="Times New Roman" w:eastAsia="Times New Roman" w:hAnsi="Times New Roman" w:cs="Times New Roman"/>
                <w:sz w:val="22"/>
                <w:szCs w:val="22"/>
              </w:rPr>
              <w:t>The parking slot should have a</w:t>
            </w:r>
            <w:r w:rsidR="00395BA3">
              <w:rPr>
                <w:rFonts w:ascii="Times New Roman" w:eastAsia="Times New Roman" w:hAnsi="Times New Roman" w:cs="Times New Roman"/>
                <w:sz w:val="22"/>
                <w:szCs w:val="22"/>
              </w:rPr>
              <w:t xml:space="preserve">n automatic </w:t>
            </w:r>
            <w:r>
              <w:rPr>
                <w:rFonts w:ascii="Times New Roman" w:eastAsia="Times New Roman" w:hAnsi="Times New Roman" w:cs="Times New Roman"/>
                <w:sz w:val="22"/>
                <w:szCs w:val="22"/>
              </w:rPr>
              <w:t>parking b</w:t>
            </w:r>
            <w:r w:rsidR="00395BA3">
              <w:rPr>
                <w:rFonts w:ascii="Times New Roman" w:eastAsia="Times New Roman" w:hAnsi="Times New Roman" w:cs="Times New Roman"/>
                <w:sz w:val="22"/>
                <w:szCs w:val="22"/>
              </w:rPr>
              <w:t>ollard</w:t>
            </w:r>
            <w:r>
              <w:rPr>
                <w:rFonts w:ascii="Times New Roman" w:eastAsia="Times New Roman" w:hAnsi="Times New Roman" w:cs="Times New Roman"/>
                <w:sz w:val="22"/>
                <w:szCs w:val="22"/>
              </w:rPr>
              <w:t xml:space="preserve"> to prevent other people entering to reserved spot.</w:t>
            </w:r>
            <w:bookmarkEnd w:id="332"/>
            <w:r>
              <w:rPr>
                <w:rFonts w:ascii="Times New Roman" w:eastAsia="Times New Roman" w:hAnsi="Times New Roman" w:cs="Times New Roman"/>
                <w:sz w:val="22"/>
                <w:szCs w:val="22"/>
              </w:rPr>
              <w:t xml:space="preserve"> </w:t>
            </w:r>
          </w:p>
        </w:tc>
      </w:tr>
    </w:tbl>
    <w:p w14:paraId="7FF3613A" w14:textId="77777777" w:rsidR="00A60CC0" w:rsidRDefault="00A60CC0">
      <w:pPr>
        <w:ind w:left="0" w:hanging="2"/>
      </w:pPr>
    </w:p>
    <w:p w14:paraId="36E5ECDA" w14:textId="77777777" w:rsidR="00A60CC0" w:rsidRDefault="00000000">
      <w:pPr>
        <w:pStyle w:val="Heading3"/>
        <w:ind w:left="0" w:hanging="2"/>
      </w:pPr>
      <w:bookmarkStart w:id="333" w:name="_heading=h.23a366q08di9" w:colFirst="0" w:colLast="0"/>
      <w:bookmarkStart w:id="334" w:name="_Toc131272181"/>
      <w:bookmarkEnd w:id="333"/>
      <w:r>
        <w:t>Use Case 4</w:t>
      </w:r>
      <w:bookmarkEnd w:id="334"/>
    </w:p>
    <w:p w14:paraId="2DBC278F" w14:textId="77777777" w:rsidR="00A60CC0" w:rsidRDefault="00A60CC0">
      <w:pPr>
        <w:ind w:left="0" w:hanging="2"/>
      </w:pPr>
    </w:p>
    <w:tbl>
      <w:tblPr>
        <w:tblStyle w:val="a7"/>
        <w:tblW w:w="10092" w:type="dxa"/>
        <w:tblInd w:w="-108" w:type="dxa"/>
        <w:tblBorders>
          <w:top w:val="nil"/>
          <w:left w:val="nil"/>
          <w:bottom w:val="nil"/>
          <w:right w:val="nil"/>
          <w:insideH w:val="single" w:sz="4" w:space="0" w:color="31849B"/>
          <w:insideV w:val="single" w:sz="4" w:space="0" w:color="31849B"/>
        </w:tblBorders>
        <w:tblLayout w:type="fixed"/>
        <w:tblLook w:val="0000" w:firstRow="0" w:lastRow="0" w:firstColumn="0" w:lastColumn="0" w:noHBand="0" w:noVBand="0"/>
      </w:tblPr>
      <w:tblGrid>
        <w:gridCol w:w="2329"/>
        <w:gridCol w:w="7763"/>
      </w:tblGrid>
      <w:tr w:rsidR="00A60CC0" w14:paraId="72BA03D5" w14:textId="77777777">
        <w:tc>
          <w:tcPr>
            <w:tcW w:w="2329" w:type="dxa"/>
            <w:shd w:val="clear" w:color="auto" w:fill="31849B"/>
          </w:tcPr>
          <w:p w14:paraId="264673EA" w14:textId="77777777" w:rsidR="00A60CC0" w:rsidRDefault="00000000">
            <w:pPr>
              <w:ind w:left="0" w:hanging="2"/>
              <w:rPr>
                <w:color w:val="FFFFFF"/>
              </w:rPr>
            </w:pPr>
            <w:bookmarkStart w:id="335" w:name="_Toc131272182"/>
            <w:r>
              <w:rPr>
                <w:b/>
                <w:color w:val="FFFFFF"/>
              </w:rPr>
              <w:t>Use Case Number:</w:t>
            </w:r>
            <w:bookmarkEnd w:id="335"/>
          </w:p>
        </w:tc>
        <w:tc>
          <w:tcPr>
            <w:tcW w:w="7763" w:type="dxa"/>
            <w:shd w:val="clear" w:color="auto" w:fill="31849B"/>
          </w:tcPr>
          <w:p w14:paraId="77D99F1D" w14:textId="77777777" w:rsidR="00A60CC0" w:rsidRDefault="00000000">
            <w:pPr>
              <w:ind w:left="0" w:hanging="2"/>
              <w:rPr>
                <w:color w:val="FFFFFF"/>
              </w:rPr>
            </w:pPr>
            <w:bookmarkStart w:id="336" w:name="_Toc131272183"/>
            <w:r>
              <w:rPr>
                <w:color w:val="FFFFFF"/>
              </w:rPr>
              <w:t>UC-04</w:t>
            </w:r>
            <w:bookmarkEnd w:id="336"/>
          </w:p>
        </w:tc>
      </w:tr>
      <w:tr w:rsidR="00A60CC0" w14:paraId="162D5D7C" w14:textId="77777777">
        <w:trPr>
          <w:trHeight w:val="74"/>
        </w:trPr>
        <w:tc>
          <w:tcPr>
            <w:tcW w:w="2329" w:type="dxa"/>
          </w:tcPr>
          <w:p w14:paraId="6531FC96" w14:textId="77777777" w:rsidR="00A60CC0" w:rsidRDefault="00000000">
            <w:pPr>
              <w:ind w:left="0" w:hanging="2"/>
            </w:pPr>
            <w:bookmarkStart w:id="337" w:name="_Toc131272184"/>
            <w:r>
              <w:rPr>
                <w:b/>
              </w:rPr>
              <w:t>Use Case Name:</w:t>
            </w:r>
            <w:bookmarkEnd w:id="337"/>
          </w:p>
        </w:tc>
        <w:tc>
          <w:tcPr>
            <w:tcW w:w="7763" w:type="dxa"/>
          </w:tcPr>
          <w:p w14:paraId="49B3EA39" w14:textId="77777777" w:rsidR="00A60CC0" w:rsidRDefault="00000000">
            <w:pPr>
              <w:ind w:left="0" w:hanging="2"/>
            </w:pPr>
            <w:bookmarkStart w:id="338" w:name="_Toc131272185"/>
            <w:r>
              <w:rPr>
                <w:rFonts w:ascii="Times New Roman" w:eastAsia="Times New Roman" w:hAnsi="Times New Roman" w:cs="Times New Roman"/>
                <w:sz w:val="22"/>
                <w:szCs w:val="22"/>
              </w:rPr>
              <w:t>Enter the parking</w:t>
            </w:r>
            <w:bookmarkEnd w:id="338"/>
          </w:p>
        </w:tc>
      </w:tr>
      <w:tr w:rsidR="00A60CC0" w14:paraId="437FB3CD" w14:textId="77777777">
        <w:trPr>
          <w:trHeight w:val="74"/>
        </w:trPr>
        <w:tc>
          <w:tcPr>
            <w:tcW w:w="2329" w:type="dxa"/>
          </w:tcPr>
          <w:p w14:paraId="65680A2D" w14:textId="77777777" w:rsidR="00A60CC0" w:rsidRDefault="00000000">
            <w:pPr>
              <w:ind w:left="0" w:hanging="2"/>
              <w:rPr>
                <w:rFonts w:ascii="Times New Roman" w:eastAsia="Times New Roman" w:hAnsi="Times New Roman" w:cs="Times New Roman"/>
                <w:sz w:val="22"/>
                <w:szCs w:val="22"/>
              </w:rPr>
            </w:pPr>
            <w:bookmarkStart w:id="339" w:name="_Toc131272186"/>
            <w:r>
              <w:rPr>
                <w:rFonts w:ascii="Times New Roman" w:eastAsia="Times New Roman" w:hAnsi="Times New Roman" w:cs="Times New Roman"/>
                <w:b/>
                <w:sz w:val="22"/>
                <w:szCs w:val="22"/>
              </w:rPr>
              <w:t>Actor(s):</w:t>
            </w:r>
            <w:bookmarkEnd w:id="339"/>
          </w:p>
        </w:tc>
        <w:tc>
          <w:tcPr>
            <w:tcW w:w="7763" w:type="dxa"/>
          </w:tcPr>
          <w:p w14:paraId="635B6006" w14:textId="77777777" w:rsidR="00A60CC0" w:rsidRDefault="00000000">
            <w:pPr>
              <w:ind w:left="0" w:hanging="2"/>
              <w:rPr>
                <w:rFonts w:ascii="Times New Roman" w:eastAsia="Times New Roman" w:hAnsi="Times New Roman" w:cs="Times New Roman"/>
                <w:sz w:val="22"/>
                <w:szCs w:val="22"/>
              </w:rPr>
            </w:pPr>
            <w:bookmarkStart w:id="340" w:name="_Toc131272187"/>
            <w:r>
              <w:rPr>
                <w:rFonts w:ascii="Times New Roman" w:eastAsia="Times New Roman" w:hAnsi="Times New Roman" w:cs="Times New Roman"/>
                <w:sz w:val="22"/>
                <w:szCs w:val="22"/>
              </w:rPr>
              <w:t>Driver</w:t>
            </w:r>
            <w:bookmarkEnd w:id="340"/>
          </w:p>
        </w:tc>
      </w:tr>
      <w:tr w:rsidR="00A60CC0" w14:paraId="6380F93A" w14:textId="77777777">
        <w:trPr>
          <w:trHeight w:val="74"/>
        </w:trPr>
        <w:tc>
          <w:tcPr>
            <w:tcW w:w="2329" w:type="dxa"/>
          </w:tcPr>
          <w:p w14:paraId="15218F59" w14:textId="77777777" w:rsidR="00A60CC0" w:rsidRDefault="00000000">
            <w:pPr>
              <w:ind w:left="0" w:hanging="2"/>
              <w:rPr>
                <w:rFonts w:ascii="Times New Roman" w:eastAsia="Times New Roman" w:hAnsi="Times New Roman" w:cs="Times New Roman"/>
                <w:sz w:val="22"/>
                <w:szCs w:val="22"/>
              </w:rPr>
            </w:pPr>
            <w:bookmarkStart w:id="341" w:name="_Toc131272188"/>
            <w:r>
              <w:rPr>
                <w:rFonts w:ascii="Times New Roman" w:eastAsia="Times New Roman" w:hAnsi="Times New Roman" w:cs="Times New Roman"/>
                <w:b/>
                <w:sz w:val="22"/>
                <w:szCs w:val="22"/>
              </w:rPr>
              <w:t>Description:</w:t>
            </w:r>
            <w:bookmarkEnd w:id="341"/>
          </w:p>
        </w:tc>
        <w:tc>
          <w:tcPr>
            <w:tcW w:w="7763" w:type="dxa"/>
          </w:tcPr>
          <w:p w14:paraId="438514EF" w14:textId="77777777" w:rsidR="00A60CC0" w:rsidRDefault="00000000">
            <w:pPr>
              <w:ind w:left="0" w:hanging="2"/>
              <w:rPr>
                <w:rFonts w:ascii="Times New Roman" w:eastAsia="Times New Roman" w:hAnsi="Times New Roman" w:cs="Times New Roman"/>
                <w:sz w:val="22"/>
                <w:szCs w:val="22"/>
              </w:rPr>
            </w:pPr>
            <w:bookmarkStart w:id="342" w:name="_Toc131272189"/>
            <w:r>
              <w:rPr>
                <w:rFonts w:ascii="Times New Roman" w:eastAsia="Times New Roman" w:hAnsi="Times New Roman" w:cs="Times New Roman"/>
                <w:sz w:val="22"/>
                <w:szCs w:val="22"/>
              </w:rPr>
              <w:t>The driver scans the unique QR code available in the application before entering the parking lot. After successful scanning, the barrier opens, and the driver can enter the parking lot and take a free parking space.</w:t>
            </w:r>
            <w:bookmarkEnd w:id="342"/>
          </w:p>
        </w:tc>
      </w:tr>
      <w:tr w:rsidR="00A60CC0" w14:paraId="014CE184" w14:textId="77777777">
        <w:trPr>
          <w:trHeight w:val="74"/>
        </w:trPr>
        <w:tc>
          <w:tcPr>
            <w:tcW w:w="2329" w:type="dxa"/>
          </w:tcPr>
          <w:p w14:paraId="65E60F31" w14:textId="77777777" w:rsidR="00A60CC0" w:rsidRDefault="00000000">
            <w:pPr>
              <w:ind w:left="0" w:hanging="2"/>
              <w:rPr>
                <w:rFonts w:ascii="Times New Roman" w:eastAsia="Times New Roman" w:hAnsi="Times New Roman" w:cs="Times New Roman"/>
                <w:sz w:val="22"/>
                <w:szCs w:val="22"/>
              </w:rPr>
            </w:pPr>
            <w:bookmarkStart w:id="343" w:name="_Toc131272190"/>
            <w:r>
              <w:rPr>
                <w:rFonts w:ascii="Times New Roman" w:eastAsia="Times New Roman" w:hAnsi="Times New Roman" w:cs="Times New Roman"/>
                <w:b/>
                <w:sz w:val="22"/>
                <w:szCs w:val="22"/>
              </w:rPr>
              <w:t>Priority (Release)</w:t>
            </w:r>
            <w:bookmarkEnd w:id="343"/>
          </w:p>
        </w:tc>
        <w:tc>
          <w:tcPr>
            <w:tcW w:w="7763" w:type="dxa"/>
          </w:tcPr>
          <w:p w14:paraId="45E1C4EF" w14:textId="77777777" w:rsidR="00A60CC0" w:rsidRDefault="00000000">
            <w:pPr>
              <w:ind w:left="0" w:hanging="2"/>
              <w:rPr>
                <w:rFonts w:ascii="Times New Roman" w:eastAsia="Times New Roman" w:hAnsi="Times New Roman" w:cs="Times New Roman"/>
                <w:sz w:val="22"/>
                <w:szCs w:val="22"/>
              </w:rPr>
            </w:pPr>
            <w:bookmarkStart w:id="344" w:name="_Toc131272191"/>
            <w:r>
              <w:rPr>
                <w:rFonts w:ascii="Times New Roman" w:eastAsia="Times New Roman" w:hAnsi="Times New Roman" w:cs="Times New Roman"/>
                <w:sz w:val="22"/>
                <w:szCs w:val="22"/>
              </w:rPr>
              <w:t>R1</w:t>
            </w:r>
            <w:bookmarkEnd w:id="344"/>
          </w:p>
        </w:tc>
      </w:tr>
      <w:tr w:rsidR="00A60CC0" w14:paraId="6614583D" w14:textId="77777777">
        <w:trPr>
          <w:trHeight w:val="342"/>
        </w:trPr>
        <w:tc>
          <w:tcPr>
            <w:tcW w:w="2329" w:type="dxa"/>
          </w:tcPr>
          <w:p w14:paraId="7D742C83" w14:textId="77777777" w:rsidR="00A60CC0" w:rsidRDefault="00000000">
            <w:pPr>
              <w:ind w:left="0" w:hanging="2"/>
              <w:rPr>
                <w:rFonts w:ascii="Times New Roman" w:eastAsia="Times New Roman" w:hAnsi="Times New Roman" w:cs="Times New Roman"/>
                <w:sz w:val="22"/>
                <w:szCs w:val="22"/>
              </w:rPr>
            </w:pPr>
            <w:bookmarkStart w:id="345" w:name="_Toc131272192"/>
            <w:r>
              <w:rPr>
                <w:rFonts w:ascii="Times New Roman" w:eastAsia="Times New Roman" w:hAnsi="Times New Roman" w:cs="Times New Roman"/>
                <w:b/>
                <w:sz w:val="22"/>
                <w:szCs w:val="22"/>
              </w:rPr>
              <w:t>Trigger:</w:t>
            </w:r>
            <w:bookmarkEnd w:id="345"/>
          </w:p>
        </w:tc>
        <w:tc>
          <w:tcPr>
            <w:tcW w:w="7763" w:type="dxa"/>
          </w:tcPr>
          <w:p w14:paraId="6CDC9A32" w14:textId="77777777" w:rsidR="00A60CC0" w:rsidRDefault="00000000">
            <w:pPr>
              <w:ind w:left="0" w:hanging="2"/>
              <w:rPr>
                <w:rFonts w:ascii="Times New Roman" w:eastAsia="Times New Roman" w:hAnsi="Times New Roman" w:cs="Times New Roman"/>
                <w:sz w:val="22"/>
                <w:szCs w:val="22"/>
              </w:rPr>
            </w:pPr>
            <w:bookmarkStart w:id="346" w:name="_Toc131272193"/>
            <w:r>
              <w:rPr>
                <w:rFonts w:ascii="Times New Roman" w:eastAsia="Times New Roman" w:hAnsi="Times New Roman" w:cs="Times New Roman"/>
                <w:sz w:val="22"/>
                <w:szCs w:val="22"/>
              </w:rPr>
              <w:t>External - The driver wants to enter the parking place.</w:t>
            </w:r>
            <w:bookmarkEnd w:id="346"/>
          </w:p>
        </w:tc>
      </w:tr>
      <w:tr w:rsidR="00A60CC0" w14:paraId="0040F29A" w14:textId="77777777">
        <w:trPr>
          <w:trHeight w:val="1515"/>
        </w:trPr>
        <w:tc>
          <w:tcPr>
            <w:tcW w:w="2329" w:type="dxa"/>
          </w:tcPr>
          <w:p w14:paraId="358A018A" w14:textId="77777777" w:rsidR="00A60CC0" w:rsidRDefault="00000000">
            <w:pPr>
              <w:ind w:left="0" w:hanging="2"/>
              <w:rPr>
                <w:rFonts w:ascii="Times New Roman" w:eastAsia="Times New Roman" w:hAnsi="Times New Roman" w:cs="Times New Roman"/>
                <w:sz w:val="22"/>
                <w:szCs w:val="22"/>
              </w:rPr>
            </w:pPr>
            <w:bookmarkStart w:id="347" w:name="_Toc131272194"/>
            <w:r>
              <w:rPr>
                <w:rFonts w:ascii="Times New Roman" w:eastAsia="Times New Roman" w:hAnsi="Times New Roman" w:cs="Times New Roman"/>
                <w:b/>
                <w:sz w:val="22"/>
                <w:szCs w:val="22"/>
              </w:rPr>
              <w:t>Pre-condition(s):</w:t>
            </w:r>
            <w:bookmarkEnd w:id="347"/>
          </w:p>
        </w:tc>
        <w:tc>
          <w:tcPr>
            <w:tcW w:w="7763" w:type="dxa"/>
          </w:tcPr>
          <w:p w14:paraId="0A69DBC2" w14:textId="77777777" w:rsidR="00A60CC0" w:rsidRDefault="00000000">
            <w:pPr>
              <w:numPr>
                <w:ilvl w:val="0"/>
                <w:numId w:val="79"/>
              </w:numPr>
              <w:ind w:left="0" w:hanging="2"/>
              <w:rPr>
                <w:rFonts w:ascii="Times New Roman" w:eastAsia="Times New Roman" w:hAnsi="Times New Roman" w:cs="Times New Roman"/>
                <w:sz w:val="22"/>
                <w:szCs w:val="22"/>
              </w:rPr>
            </w:pPr>
            <w:bookmarkStart w:id="348" w:name="_Toc131272195"/>
            <w:r>
              <w:rPr>
                <w:rFonts w:ascii="Times New Roman" w:eastAsia="Times New Roman" w:hAnsi="Times New Roman" w:cs="Times New Roman"/>
                <w:sz w:val="22"/>
                <w:szCs w:val="22"/>
              </w:rPr>
              <w:t>The driver is registered in the system and has a unique QR code available in the application.</w:t>
            </w:r>
            <w:bookmarkEnd w:id="348"/>
          </w:p>
          <w:p w14:paraId="1A20660A" w14:textId="77777777" w:rsidR="00A60CC0" w:rsidRDefault="00000000">
            <w:pPr>
              <w:numPr>
                <w:ilvl w:val="0"/>
                <w:numId w:val="74"/>
              </w:numPr>
              <w:ind w:left="0" w:hanging="2"/>
              <w:rPr>
                <w:rFonts w:ascii="Times New Roman" w:eastAsia="Times New Roman" w:hAnsi="Times New Roman" w:cs="Times New Roman"/>
                <w:sz w:val="22"/>
                <w:szCs w:val="22"/>
              </w:rPr>
            </w:pPr>
            <w:bookmarkStart w:id="349" w:name="_Toc131272196"/>
            <w:r>
              <w:rPr>
                <w:rFonts w:ascii="Times New Roman" w:eastAsia="Times New Roman" w:hAnsi="Times New Roman" w:cs="Times New Roman"/>
                <w:sz w:val="22"/>
                <w:szCs w:val="22"/>
              </w:rPr>
              <w:t>The barrier is closed.</w:t>
            </w:r>
            <w:bookmarkEnd w:id="349"/>
          </w:p>
          <w:p w14:paraId="67F748D3" w14:textId="77777777" w:rsidR="00A60CC0" w:rsidRDefault="00000000">
            <w:pPr>
              <w:numPr>
                <w:ilvl w:val="0"/>
                <w:numId w:val="74"/>
              </w:numPr>
              <w:ind w:left="0" w:hanging="2"/>
              <w:rPr>
                <w:rFonts w:ascii="Times New Roman" w:eastAsia="Times New Roman" w:hAnsi="Times New Roman" w:cs="Times New Roman"/>
                <w:sz w:val="22"/>
                <w:szCs w:val="22"/>
              </w:rPr>
            </w:pPr>
            <w:bookmarkStart w:id="350" w:name="_Toc131272197"/>
            <w:r>
              <w:rPr>
                <w:rFonts w:ascii="Times New Roman" w:eastAsia="Times New Roman" w:hAnsi="Times New Roman" w:cs="Times New Roman"/>
                <w:sz w:val="22"/>
                <w:szCs w:val="22"/>
              </w:rPr>
              <w:t>The parking place has available parking lots.</w:t>
            </w:r>
            <w:bookmarkEnd w:id="350"/>
          </w:p>
          <w:p w14:paraId="14B1B387" w14:textId="77777777" w:rsidR="00A60CC0" w:rsidRDefault="00000000">
            <w:pPr>
              <w:numPr>
                <w:ilvl w:val="0"/>
                <w:numId w:val="74"/>
              </w:numPr>
              <w:ind w:left="0" w:hanging="2"/>
              <w:rPr>
                <w:rFonts w:ascii="Times New Roman" w:eastAsia="Times New Roman" w:hAnsi="Times New Roman" w:cs="Times New Roman"/>
                <w:sz w:val="22"/>
                <w:szCs w:val="22"/>
              </w:rPr>
            </w:pPr>
            <w:bookmarkStart w:id="351" w:name="_Toc131272198"/>
            <w:r>
              <w:rPr>
                <w:rFonts w:ascii="Times New Roman" w:eastAsia="Times New Roman" w:hAnsi="Times New Roman" w:cs="Times New Roman"/>
                <w:sz w:val="22"/>
                <w:szCs w:val="22"/>
              </w:rPr>
              <w:t>The QR code scanner is in good working condition and can properly scan the driver's QR code.</w:t>
            </w:r>
            <w:bookmarkEnd w:id="351"/>
          </w:p>
        </w:tc>
      </w:tr>
      <w:tr w:rsidR="00A60CC0" w14:paraId="0712DB5E" w14:textId="77777777">
        <w:trPr>
          <w:trHeight w:val="74"/>
        </w:trPr>
        <w:tc>
          <w:tcPr>
            <w:tcW w:w="2329" w:type="dxa"/>
          </w:tcPr>
          <w:p w14:paraId="56A7A608" w14:textId="77777777" w:rsidR="00A60CC0" w:rsidRDefault="00000000">
            <w:pPr>
              <w:ind w:left="0" w:hanging="2"/>
              <w:rPr>
                <w:rFonts w:ascii="Times New Roman" w:eastAsia="Times New Roman" w:hAnsi="Times New Roman" w:cs="Times New Roman"/>
                <w:sz w:val="22"/>
                <w:szCs w:val="22"/>
              </w:rPr>
            </w:pPr>
            <w:bookmarkStart w:id="352" w:name="_Toc131272199"/>
            <w:r>
              <w:rPr>
                <w:rFonts w:ascii="Times New Roman" w:eastAsia="Times New Roman" w:hAnsi="Times New Roman" w:cs="Times New Roman"/>
                <w:b/>
                <w:sz w:val="22"/>
                <w:szCs w:val="22"/>
              </w:rPr>
              <w:t>Main (Success) Flow:</w:t>
            </w:r>
            <w:bookmarkEnd w:id="352"/>
          </w:p>
        </w:tc>
        <w:tc>
          <w:tcPr>
            <w:tcW w:w="7763" w:type="dxa"/>
          </w:tcPr>
          <w:p w14:paraId="78996190" w14:textId="77777777" w:rsidR="00A60CC0" w:rsidRDefault="00000000">
            <w:pPr>
              <w:numPr>
                <w:ilvl w:val="0"/>
                <w:numId w:val="47"/>
              </w:numPr>
              <w:ind w:left="0" w:hanging="2"/>
              <w:rPr>
                <w:rFonts w:ascii="Times New Roman" w:eastAsia="Times New Roman" w:hAnsi="Times New Roman" w:cs="Times New Roman"/>
                <w:sz w:val="22"/>
                <w:szCs w:val="22"/>
              </w:rPr>
            </w:pPr>
            <w:bookmarkStart w:id="353" w:name="_Toc131272200"/>
            <w:r>
              <w:rPr>
                <w:rFonts w:ascii="Times New Roman" w:eastAsia="Times New Roman" w:hAnsi="Times New Roman" w:cs="Times New Roman"/>
                <w:sz w:val="22"/>
                <w:szCs w:val="22"/>
              </w:rPr>
              <w:t>The driver approaches the entrance to the parking place.</w:t>
            </w:r>
            <w:bookmarkEnd w:id="353"/>
          </w:p>
          <w:p w14:paraId="2F40C5AD" w14:textId="77777777" w:rsidR="00A60CC0" w:rsidRDefault="00000000">
            <w:pPr>
              <w:numPr>
                <w:ilvl w:val="0"/>
                <w:numId w:val="47"/>
              </w:numPr>
              <w:ind w:left="0" w:hanging="2"/>
              <w:rPr>
                <w:rFonts w:ascii="Times New Roman" w:eastAsia="Times New Roman" w:hAnsi="Times New Roman" w:cs="Times New Roman"/>
                <w:sz w:val="22"/>
                <w:szCs w:val="22"/>
              </w:rPr>
            </w:pPr>
            <w:bookmarkStart w:id="354" w:name="_Toc131272201"/>
            <w:r>
              <w:rPr>
                <w:rFonts w:ascii="Times New Roman" w:eastAsia="Times New Roman" w:hAnsi="Times New Roman" w:cs="Times New Roman"/>
                <w:sz w:val="22"/>
                <w:szCs w:val="22"/>
              </w:rPr>
              <w:t>The driver opens the application on their device and scans the unique QR code provided by the system.</w:t>
            </w:r>
            <w:bookmarkEnd w:id="354"/>
          </w:p>
          <w:p w14:paraId="62EC5B22" w14:textId="77777777" w:rsidR="00A60CC0" w:rsidRDefault="00000000">
            <w:pPr>
              <w:numPr>
                <w:ilvl w:val="0"/>
                <w:numId w:val="47"/>
              </w:numPr>
              <w:ind w:left="0" w:hanging="2"/>
              <w:rPr>
                <w:rFonts w:ascii="Times New Roman" w:eastAsia="Times New Roman" w:hAnsi="Times New Roman" w:cs="Times New Roman"/>
                <w:sz w:val="22"/>
                <w:szCs w:val="22"/>
              </w:rPr>
            </w:pPr>
            <w:bookmarkStart w:id="355" w:name="_Toc131272202"/>
            <w:r>
              <w:rPr>
                <w:rFonts w:ascii="Times New Roman" w:eastAsia="Times New Roman" w:hAnsi="Times New Roman" w:cs="Times New Roman"/>
                <w:sz w:val="22"/>
                <w:szCs w:val="22"/>
              </w:rPr>
              <w:t>The system verifies the QR code and confirms the identity of the driver.</w:t>
            </w:r>
            <w:bookmarkEnd w:id="355"/>
          </w:p>
          <w:p w14:paraId="207106AA" w14:textId="77777777" w:rsidR="00A60CC0" w:rsidRDefault="00000000">
            <w:pPr>
              <w:numPr>
                <w:ilvl w:val="0"/>
                <w:numId w:val="47"/>
              </w:numPr>
              <w:ind w:left="0" w:hanging="2"/>
              <w:rPr>
                <w:rFonts w:ascii="Times New Roman" w:eastAsia="Times New Roman" w:hAnsi="Times New Roman" w:cs="Times New Roman"/>
                <w:sz w:val="22"/>
                <w:szCs w:val="22"/>
              </w:rPr>
            </w:pPr>
            <w:bookmarkStart w:id="356" w:name="_Toc131272203"/>
            <w:r>
              <w:rPr>
                <w:rFonts w:ascii="Times New Roman" w:eastAsia="Times New Roman" w:hAnsi="Times New Roman" w:cs="Times New Roman"/>
                <w:sz w:val="22"/>
                <w:szCs w:val="22"/>
              </w:rPr>
              <w:t>The barrier opens automatically, and the driver enters the parking place.</w:t>
            </w:r>
            <w:bookmarkEnd w:id="356"/>
          </w:p>
          <w:p w14:paraId="2B195D09" w14:textId="77777777" w:rsidR="00A60CC0" w:rsidRDefault="00000000">
            <w:pPr>
              <w:numPr>
                <w:ilvl w:val="0"/>
                <w:numId w:val="47"/>
              </w:numPr>
              <w:ind w:left="0" w:hanging="2"/>
              <w:rPr>
                <w:rFonts w:ascii="Times New Roman" w:eastAsia="Times New Roman" w:hAnsi="Times New Roman" w:cs="Times New Roman"/>
                <w:sz w:val="22"/>
                <w:szCs w:val="22"/>
              </w:rPr>
            </w:pPr>
            <w:bookmarkStart w:id="357" w:name="_Toc131272204"/>
            <w:r>
              <w:rPr>
                <w:rFonts w:ascii="Times New Roman" w:eastAsia="Times New Roman" w:hAnsi="Times New Roman" w:cs="Times New Roman"/>
                <w:sz w:val="22"/>
                <w:szCs w:val="22"/>
              </w:rPr>
              <w:t>The driver proceeds to take an available parking lot.</w:t>
            </w:r>
            <w:bookmarkEnd w:id="357"/>
          </w:p>
        </w:tc>
      </w:tr>
      <w:tr w:rsidR="00A60CC0" w14:paraId="58E3D1EA" w14:textId="77777777">
        <w:trPr>
          <w:trHeight w:val="3361"/>
        </w:trPr>
        <w:tc>
          <w:tcPr>
            <w:tcW w:w="2329" w:type="dxa"/>
          </w:tcPr>
          <w:p w14:paraId="7976685B" w14:textId="77777777" w:rsidR="00A60CC0" w:rsidRDefault="00000000">
            <w:pPr>
              <w:ind w:left="0" w:hanging="2"/>
              <w:rPr>
                <w:rFonts w:ascii="Times New Roman" w:eastAsia="Times New Roman" w:hAnsi="Times New Roman" w:cs="Times New Roman"/>
                <w:sz w:val="22"/>
                <w:szCs w:val="22"/>
              </w:rPr>
            </w:pPr>
            <w:bookmarkStart w:id="358" w:name="_Toc131272205"/>
            <w:r>
              <w:rPr>
                <w:rFonts w:ascii="Times New Roman" w:eastAsia="Times New Roman" w:hAnsi="Times New Roman" w:cs="Times New Roman"/>
                <w:b/>
                <w:sz w:val="22"/>
                <w:szCs w:val="22"/>
              </w:rPr>
              <w:t>Alternate Flows:</w:t>
            </w:r>
            <w:bookmarkEnd w:id="358"/>
          </w:p>
        </w:tc>
        <w:tc>
          <w:tcPr>
            <w:tcW w:w="7763" w:type="dxa"/>
          </w:tcPr>
          <w:p w14:paraId="4E8E68A3" w14:textId="77777777" w:rsidR="00A60CC0" w:rsidRDefault="00000000">
            <w:pPr>
              <w:ind w:left="0" w:hanging="2"/>
              <w:rPr>
                <w:rFonts w:ascii="Times New Roman" w:eastAsia="Times New Roman" w:hAnsi="Times New Roman" w:cs="Times New Roman"/>
                <w:sz w:val="22"/>
                <w:szCs w:val="22"/>
              </w:rPr>
            </w:pPr>
            <w:bookmarkStart w:id="359" w:name="_Toc131272206"/>
            <w:r>
              <w:rPr>
                <w:rFonts w:ascii="Times New Roman" w:eastAsia="Times New Roman" w:hAnsi="Times New Roman" w:cs="Times New Roman"/>
                <w:sz w:val="22"/>
                <w:szCs w:val="22"/>
              </w:rPr>
              <w:t>Alternate flow #1: QR code scanning failed. The following steps will occur:</w:t>
            </w:r>
            <w:bookmarkEnd w:id="359"/>
          </w:p>
          <w:p w14:paraId="48511F8A" w14:textId="77777777" w:rsidR="00A60CC0" w:rsidRDefault="00000000">
            <w:pPr>
              <w:numPr>
                <w:ilvl w:val="0"/>
                <w:numId w:val="26"/>
              </w:numPr>
              <w:ind w:left="0" w:hanging="2"/>
              <w:rPr>
                <w:rFonts w:ascii="Times New Roman" w:eastAsia="Times New Roman" w:hAnsi="Times New Roman" w:cs="Times New Roman"/>
                <w:sz w:val="22"/>
                <w:szCs w:val="22"/>
              </w:rPr>
            </w:pPr>
            <w:bookmarkStart w:id="360" w:name="_Toc131272207"/>
            <w:r>
              <w:rPr>
                <w:rFonts w:ascii="Times New Roman" w:eastAsia="Times New Roman" w:hAnsi="Times New Roman" w:cs="Times New Roman"/>
                <w:sz w:val="22"/>
                <w:szCs w:val="22"/>
              </w:rPr>
              <w:t>The driver attempts to scan the QR code.</w:t>
            </w:r>
            <w:bookmarkEnd w:id="360"/>
          </w:p>
          <w:p w14:paraId="6B33C14E" w14:textId="77777777" w:rsidR="00A60CC0" w:rsidRDefault="00000000">
            <w:pPr>
              <w:numPr>
                <w:ilvl w:val="0"/>
                <w:numId w:val="26"/>
              </w:numPr>
              <w:ind w:left="0" w:hanging="2"/>
              <w:rPr>
                <w:rFonts w:ascii="Times New Roman" w:eastAsia="Times New Roman" w:hAnsi="Times New Roman" w:cs="Times New Roman"/>
                <w:sz w:val="22"/>
                <w:szCs w:val="22"/>
              </w:rPr>
            </w:pPr>
            <w:bookmarkStart w:id="361" w:name="_Toc131272208"/>
            <w:r>
              <w:rPr>
                <w:rFonts w:ascii="Times New Roman" w:eastAsia="Times New Roman" w:hAnsi="Times New Roman" w:cs="Times New Roman"/>
                <w:sz w:val="22"/>
                <w:szCs w:val="22"/>
              </w:rPr>
              <w:t>The system detects that the QR code was not successfully scanned.</w:t>
            </w:r>
            <w:bookmarkEnd w:id="361"/>
          </w:p>
          <w:p w14:paraId="3B8BB4D0" w14:textId="77777777" w:rsidR="00A60CC0" w:rsidRDefault="00000000">
            <w:pPr>
              <w:numPr>
                <w:ilvl w:val="0"/>
                <w:numId w:val="26"/>
              </w:numPr>
              <w:ind w:left="0" w:hanging="2"/>
              <w:rPr>
                <w:rFonts w:ascii="Times New Roman" w:eastAsia="Times New Roman" w:hAnsi="Times New Roman" w:cs="Times New Roman"/>
                <w:sz w:val="22"/>
                <w:szCs w:val="22"/>
              </w:rPr>
            </w:pPr>
            <w:bookmarkStart w:id="362" w:name="_Toc131272209"/>
            <w:r>
              <w:rPr>
                <w:rFonts w:ascii="Times New Roman" w:eastAsia="Times New Roman" w:hAnsi="Times New Roman" w:cs="Times New Roman"/>
                <w:sz w:val="22"/>
                <w:szCs w:val="22"/>
              </w:rPr>
              <w:t>The system displays an error message indicating that the QR code scanning failed.</w:t>
            </w:r>
            <w:bookmarkEnd w:id="362"/>
          </w:p>
          <w:p w14:paraId="79A4638E" w14:textId="77777777" w:rsidR="00A60CC0" w:rsidRDefault="00000000">
            <w:pPr>
              <w:numPr>
                <w:ilvl w:val="0"/>
                <w:numId w:val="26"/>
              </w:numPr>
              <w:ind w:left="0" w:hanging="2"/>
              <w:rPr>
                <w:rFonts w:ascii="Times New Roman" w:eastAsia="Times New Roman" w:hAnsi="Times New Roman" w:cs="Times New Roman"/>
                <w:sz w:val="22"/>
                <w:szCs w:val="22"/>
              </w:rPr>
            </w:pPr>
            <w:bookmarkStart w:id="363" w:name="_Toc131272210"/>
            <w:r>
              <w:rPr>
                <w:rFonts w:ascii="Times New Roman" w:eastAsia="Times New Roman" w:hAnsi="Times New Roman" w:cs="Times New Roman"/>
                <w:sz w:val="22"/>
                <w:szCs w:val="22"/>
              </w:rPr>
              <w:t>The driver is prompted to try scanning the QR code again or contact customer support if the problem persists.</w:t>
            </w:r>
            <w:bookmarkEnd w:id="363"/>
          </w:p>
          <w:p w14:paraId="328C302E" w14:textId="77777777" w:rsidR="00A60CC0" w:rsidRDefault="00A60CC0">
            <w:pPr>
              <w:ind w:left="0" w:hanging="2"/>
              <w:rPr>
                <w:rFonts w:ascii="Times New Roman" w:eastAsia="Times New Roman" w:hAnsi="Times New Roman" w:cs="Times New Roman"/>
                <w:sz w:val="22"/>
                <w:szCs w:val="22"/>
              </w:rPr>
            </w:pPr>
          </w:p>
          <w:p w14:paraId="47211646" w14:textId="77777777" w:rsidR="00A60CC0" w:rsidRDefault="00000000">
            <w:pPr>
              <w:ind w:left="0" w:hanging="2"/>
              <w:rPr>
                <w:rFonts w:ascii="Times New Roman" w:eastAsia="Times New Roman" w:hAnsi="Times New Roman" w:cs="Times New Roman"/>
                <w:sz w:val="22"/>
                <w:szCs w:val="22"/>
              </w:rPr>
            </w:pPr>
            <w:bookmarkStart w:id="364" w:name="_Toc131272211"/>
            <w:r>
              <w:rPr>
                <w:rFonts w:ascii="Times New Roman" w:eastAsia="Times New Roman" w:hAnsi="Times New Roman" w:cs="Times New Roman"/>
                <w:sz w:val="22"/>
                <w:szCs w:val="22"/>
              </w:rPr>
              <w:t>Alternate flow #2: The parking lot is full. The following steps will occur:</w:t>
            </w:r>
            <w:bookmarkEnd w:id="364"/>
          </w:p>
          <w:p w14:paraId="5B6052CB" w14:textId="77777777" w:rsidR="00A60CC0" w:rsidRDefault="00000000">
            <w:pPr>
              <w:numPr>
                <w:ilvl w:val="0"/>
                <w:numId w:val="61"/>
              </w:numPr>
              <w:ind w:left="0" w:hanging="2"/>
              <w:rPr>
                <w:rFonts w:ascii="Times New Roman" w:eastAsia="Times New Roman" w:hAnsi="Times New Roman" w:cs="Times New Roman"/>
                <w:sz w:val="22"/>
                <w:szCs w:val="22"/>
              </w:rPr>
            </w:pPr>
            <w:bookmarkStart w:id="365" w:name="_Toc131272212"/>
            <w:r>
              <w:rPr>
                <w:rFonts w:ascii="Times New Roman" w:eastAsia="Times New Roman" w:hAnsi="Times New Roman" w:cs="Times New Roman"/>
                <w:sz w:val="22"/>
                <w:szCs w:val="22"/>
              </w:rPr>
              <w:t>The driver enters the parking place.</w:t>
            </w:r>
            <w:bookmarkEnd w:id="365"/>
          </w:p>
          <w:p w14:paraId="19552E02" w14:textId="77777777" w:rsidR="00A60CC0" w:rsidRDefault="00000000">
            <w:pPr>
              <w:numPr>
                <w:ilvl w:val="0"/>
                <w:numId w:val="61"/>
              </w:numPr>
              <w:ind w:left="0" w:hanging="2"/>
              <w:rPr>
                <w:rFonts w:ascii="Times New Roman" w:eastAsia="Times New Roman" w:hAnsi="Times New Roman" w:cs="Times New Roman"/>
                <w:sz w:val="22"/>
                <w:szCs w:val="22"/>
              </w:rPr>
            </w:pPr>
            <w:bookmarkStart w:id="366" w:name="_Toc131272213"/>
            <w:r>
              <w:rPr>
                <w:rFonts w:ascii="Times New Roman" w:eastAsia="Times New Roman" w:hAnsi="Times New Roman" w:cs="Times New Roman"/>
                <w:sz w:val="22"/>
                <w:szCs w:val="22"/>
              </w:rPr>
              <w:t>The system detects that all parking lots are currently occupied.</w:t>
            </w:r>
            <w:bookmarkEnd w:id="366"/>
          </w:p>
          <w:p w14:paraId="73D2CAA8" w14:textId="77777777" w:rsidR="00A60CC0" w:rsidRDefault="00000000">
            <w:pPr>
              <w:numPr>
                <w:ilvl w:val="0"/>
                <w:numId w:val="61"/>
              </w:numPr>
              <w:ind w:left="0" w:hanging="2"/>
              <w:rPr>
                <w:rFonts w:ascii="Times New Roman" w:eastAsia="Times New Roman" w:hAnsi="Times New Roman" w:cs="Times New Roman"/>
                <w:sz w:val="22"/>
                <w:szCs w:val="22"/>
              </w:rPr>
            </w:pPr>
            <w:bookmarkStart w:id="367" w:name="_Toc131272214"/>
            <w:r>
              <w:rPr>
                <w:rFonts w:ascii="Times New Roman" w:eastAsia="Times New Roman" w:hAnsi="Times New Roman" w:cs="Times New Roman"/>
                <w:sz w:val="22"/>
                <w:szCs w:val="22"/>
              </w:rPr>
              <w:t>The system displays a message indicating that the parking lot is full.</w:t>
            </w:r>
            <w:bookmarkEnd w:id="367"/>
          </w:p>
          <w:p w14:paraId="78B57741" w14:textId="77777777" w:rsidR="00A60CC0" w:rsidRDefault="00000000">
            <w:pPr>
              <w:numPr>
                <w:ilvl w:val="0"/>
                <w:numId w:val="61"/>
              </w:numPr>
              <w:ind w:left="0" w:hanging="2"/>
              <w:rPr>
                <w:rFonts w:ascii="Times New Roman" w:eastAsia="Times New Roman" w:hAnsi="Times New Roman" w:cs="Times New Roman"/>
                <w:sz w:val="22"/>
                <w:szCs w:val="22"/>
              </w:rPr>
            </w:pPr>
            <w:bookmarkStart w:id="368" w:name="_Toc131272215"/>
            <w:r>
              <w:rPr>
                <w:rFonts w:ascii="Times New Roman" w:eastAsia="Times New Roman" w:hAnsi="Times New Roman" w:cs="Times New Roman"/>
                <w:sz w:val="22"/>
                <w:szCs w:val="22"/>
              </w:rPr>
              <w:t>The driver is prompted to try again later or find another parking place.</w:t>
            </w:r>
            <w:bookmarkEnd w:id="368"/>
          </w:p>
          <w:p w14:paraId="64ACEBED" w14:textId="77777777" w:rsidR="00A60CC0" w:rsidRDefault="00A60CC0">
            <w:pPr>
              <w:ind w:left="0" w:hanging="2"/>
              <w:rPr>
                <w:rFonts w:ascii="Times New Roman" w:eastAsia="Times New Roman" w:hAnsi="Times New Roman" w:cs="Times New Roman"/>
                <w:sz w:val="22"/>
                <w:szCs w:val="22"/>
              </w:rPr>
            </w:pPr>
          </w:p>
        </w:tc>
      </w:tr>
      <w:tr w:rsidR="00A60CC0" w14:paraId="71EB4CFE" w14:textId="77777777">
        <w:trPr>
          <w:trHeight w:val="74"/>
        </w:trPr>
        <w:tc>
          <w:tcPr>
            <w:tcW w:w="2329" w:type="dxa"/>
          </w:tcPr>
          <w:p w14:paraId="36F8F0A6" w14:textId="77777777" w:rsidR="00A60CC0" w:rsidRDefault="00000000">
            <w:pPr>
              <w:ind w:left="0" w:hanging="2"/>
              <w:rPr>
                <w:rFonts w:ascii="Times New Roman" w:eastAsia="Times New Roman" w:hAnsi="Times New Roman" w:cs="Times New Roman"/>
                <w:sz w:val="22"/>
                <w:szCs w:val="22"/>
              </w:rPr>
            </w:pPr>
            <w:bookmarkStart w:id="369" w:name="_Toc131272216"/>
            <w:r>
              <w:rPr>
                <w:rFonts w:ascii="Times New Roman" w:eastAsia="Times New Roman" w:hAnsi="Times New Roman" w:cs="Times New Roman"/>
                <w:b/>
                <w:sz w:val="22"/>
                <w:szCs w:val="22"/>
              </w:rPr>
              <w:t>Post Condition:</w:t>
            </w:r>
            <w:bookmarkEnd w:id="369"/>
          </w:p>
        </w:tc>
        <w:tc>
          <w:tcPr>
            <w:tcW w:w="7763" w:type="dxa"/>
          </w:tcPr>
          <w:p w14:paraId="0734E6B3" w14:textId="77777777" w:rsidR="00A60CC0" w:rsidRDefault="00000000">
            <w:pPr>
              <w:ind w:left="0" w:hanging="2"/>
              <w:rPr>
                <w:rFonts w:ascii="Times New Roman" w:eastAsia="Times New Roman" w:hAnsi="Times New Roman" w:cs="Times New Roman"/>
                <w:sz w:val="22"/>
                <w:szCs w:val="22"/>
              </w:rPr>
            </w:pPr>
            <w:bookmarkStart w:id="370" w:name="_Toc131272217"/>
            <w:r>
              <w:rPr>
                <w:rFonts w:ascii="Times New Roman" w:eastAsia="Times New Roman" w:hAnsi="Times New Roman" w:cs="Times New Roman"/>
                <w:sz w:val="22"/>
                <w:szCs w:val="22"/>
              </w:rPr>
              <w:t>The driver is inside the parking space.</w:t>
            </w:r>
            <w:bookmarkEnd w:id="370"/>
          </w:p>
          <w:p w14:paraId="13832511" w14:textId="77777777" w:rsidR="00A60CC0" w:rsidRDefault="00000000">
            <w:pPr>
              <w:ind w:left="0" w:hanging="2"/>
              <w:rPr>
                <w:rFonts w:ascii="Times New Roman" w:eastAsia="Times New Roman" w:hAnsi="Times New Roman" w:cs="Times New Roman"/>
                <w:sz w:val="22"/>
                <w:szCs w:val="22"/>
              </w:rPr>
            </w:pPr>
            <w:bookmarkStart w:id="371" w:name="_Toc131272218"/>
            <w:r>
              <w:rPr>
                <w:rFonts w:ascii="Times New Roman" w:eastAsia="Times New Roman" w:hAnsi="Times New Roman" w:cs="Times New Roman"/>
                <w:sz w:val="22"/>
                <w:szCs w:val="22"/>
              </w:rPr>
              <w:t>Alternate Flow #1: The barrier is closed.</w:t>
            </w:r>
            <w:bookmarkEnd w:id="371"/>
          </w:p>
          <w:p w14:paraId="2931ADF5" w14:textId="77777777" w:rsidR="00A60CC0" w:rsidRDefault="00000000">
            <w:pPr>
              <w:ind w:left="0" w:hanging="2"/>
              <w:rPr>
                <w:rFonts w:ascii="Times New Roman" w:eastAsia="Times New Roman" w:hAnsi="Times New Roman" w:cs="Times New Roman"/>
                <w:sz w:val="22"/>
                <w:szCs w:val="22"/>
              </w:rPr>
            </w:pPr>
            <w:bookmarkStart w:id="372" w:name="_Toc131272219"/>
            <w:r>
              <w:rPr>
                <w:rFonts w:ascii="Times New Roman" w:eastAsia="Times New Roman" w:hAnsi="Times New Roman" w:cs="Times New Roman"/>
                <w:sz w:val="22"/>
                <w:szCs w:val="22"/>
              </w:rPr>
              <w:t>Alternate Flow #2: The driver fails to park the vehicle.</w:t>
            </w:r>
            <w:bookmarkEnd w:id="372"/>
            <w:r>
              <w:rPr>
                <w:rFonts w:ascii="Times New Roman" w:eastAsia="Times New Roman" w:hAnsi="Times New Roman" w:cs="Times New Roman"/>
                <w:sz w:val="22"/>
                <w:szCs w:val="22"/>
              </w:rPr>
              <w:t xml:space="preserve"> </w:t>
            </w:r>
          </w:p>
        </w:tc>
      </w:tr>
      <w:tr w:rsidR="00A60CC0" w14:paraId="0D067457" w14:textId="77777777">
        <w:trPr>
          <w:trHeight w:val="74"/>
        </w:trPr>
        <w:tc>
          <w:tcPr>
            <w:tcW w:w="2329" w:type="dxa"/>
          </w:tcPr>
          <w:p w14:paraId="6AF5A6EE" w14:textId="77777777" w:rsidR="00A60CC0" w:rsidRDefault="00000000">
            <w:pPr>
              <w:ind w:left="0" w:hanging="2"/>
              <w:rPr>
                <w:rFonts w:ascii="Times New Roman" w:eastAsia="Times New Roman" w:hAnsi="Times New Roman" w:cs="Times New Roman"/>
                <w:sz w:val="22"/>
                <w:szCs w:val="22"/>
              </w:rPr>
            </w:pPr>
            <w:bookmarkStart w:id="373" w:name="_Toc131272220"/>
            <w:r>
              <w:rPr>
                <w:rFonts w:ascii="Times New Roman" w:eastAsia="Times New Roman" w:hAnsi="Times New Roman" w:cs="Times New Roman"/>
                <w:b/>
                <w:sz w:val="22"/>
                <w:szCs w:val="22"/>
              </w:rPr>
              <w:t>Requirements:</w:t>
            </w:r>
            <w:bookmarkEnd w:id="373"/>
          </w:p>
        </w:tc>
        <w:tc>
          <w:tcPr>
            <w:tcW w:w="7763" w:type="dxa"/>
          </w:tcPr>
          <w:p w14:paraId="6D11DFA3" w14:textId="77777777" w:rsidR="00A60CC0" w:rsidRDefault="00000000">
            <w:pPr>
              <w:numPr>
                <w:ilvl w:val="0"/>
                <w:numId w:val="28"/>
              </w:numPr>
              <w:ind w:left="0" w:hanging="2"/>
              <w:rPr>
                <w:rFonts w:ascii="Times New Roman" w:eastAsia="Times New Roman" w:hAnsi="Times New Roman" w:cs="Times New Roman"/>
                <w:sz w:val="22"/>
                <w:szCs w:val="22"/>
              </w:rPr>
            </w:pPr>
            <w:bookmarkStart w:id="374" w:name="_Toc131272221"/>
            <w:r>
              <w:rPr>
                <w:rFonts w:ascii="Times New Roman" w:eastAsia="Times New Roman" w:hAnsi="Times New Roman" w:cs="Times New Roman"/>
                <w:sz w:val="22"/>
                <w:szCs w:val="22"/>
              </w:rPr>
              <w:t>The system shall provide a unique QR code to each registered driver.</w:t>
            </w:r>
            <w:bookmarkEnd w:id="374"/>
          </w:p>
          <w:p w14:paraId="61BD4EB3" w14:textId="77777777" w:rsidR="00A60CC0" w:rsidRDefault="00000000">
            <w:pPr>
              <w:numPr>
                <w:ilvl w:val="0"/>
                <w:numId w:val="28"/>
              </w:numPr>
              <w:ind w:left="0" w:hanging="2"/>
              <w:rPr>
                <w:rFonts w:ascii="Times New Roman" w:eastAsia="Times New Roman" w:hAnsi="Times New Roman" w:cs="Times New Roman"/>
                <w:sz w:val="22"/>
                <w:szCs w:val="22"/>
              </w:rPr>
            </w:pPr>
            <w:bookmarkStart w:id="375" w:name="_Toc131272222"/>
            <w:r>
              <w:rPr>
                <w:rFonts w:ascii="Times New Roman" w:eastAsia="Times New Roman" w:hAnsi="Times New Roman" w:cs="Times New Roman"/>
                <w:sz w:val="22"/>
                <w:szCs w:val="22"/>
              </w:rPr>
              <w:t>The system shall verify the scanned QR code and confirm the identity of the driver.</w:t>
            </w:r>
            <w:bookmarkEnd w:id="375"/>
          </w:p>
          <w:p w14:paraId="368104D1" w14:textId="77777777" w:rsidR="00A60CC0" w:rsidRDefault="00000000">
            <w:pPr>
              <w:numPr>
                <w:ilvl w:val="0"/>
                <w:numId w:val="28"/>
              </w:numPr>
              <w:ind w:left="0" w:hanging="2"/>
              <w:rPr>
                <w:rFonts w:ascii="Times New Roman" w:eastAsia="Times New Roman" w:hAnsi="Times New Roman" w:cs="Times New Roman"/>
                <w:sz w:val="22"/>
                <w:szCs w:val="22"/>
              </w:rPr>
            </w:pPr>
            <w:bookmarkStart w:id="376" w:name="_Toc131272223"/>
            <w:r>
              <w:rPr>
                <w:rFonts w:ascii="Times New Roman" w:eastAsia="Times New Roman" w:hAnsi="Times New Roman" w:cs="Times New Roman"/>
                <w:sz w:val="22"/>
                <w:szCs w:val="22"/>
              </w:rPr>
              <w:t>The barrier shall be equipped with a mechanism to open automatically upon successful verification of the QR code.</w:t>
            </w:r>
            <w:bookmarkEnd w:id="376"/>
          </w:p>
          <w:p w14:paraId="0EA28CF6" w14:textId="77777777" w:rsidR="00A60CC0" w:rsidRDefault="00000000">
            <w:pPr>
              <w:numPr>
                <w:ilvl w:val="0"/>
                <w:numId w:val="28"/>
              </w:numPr>
              <w:ind w:left="0" w:hanging="2"/>
              <w:rPr>
                <w:rFonts w:ascii="Times New Roman" w:eastAsia="Times New Roman" w:hAnsi="Times New Roman" w:cs="Times New Roman"/>
                <w:sz w:val="22"/>
                <w:szCs w:val="22"/>
              </w:rPr>
            </w:pPr>
            <w:bookmarkStart w:id="377" w:name="_Toc131272224"/>
            <w:r>
              <w:rPr>
                <w:rFonts w:ascii="Times New Roman" w:eastAsia="Times New Roman" w:hAnsi="Times New Roman" w:cs="Times New Roman"/>
                <w:sz w:val="22"/>
                <w:szCs w:val="22"/>
              </w:rPr>
              <w:lastRenderedPageBreak/>
              <w:t>The system shall keep track of the number of available parking lots and update it in real time.</w:t>
            </w:r>
            <w:bookmarkEnd w:id="377"/>
          </w:p>
        </w:tc>
      </w:tr>
    </w:tbl>
    <w:p w14:paraId="4BA9DF35" w14:textId="77777777" w:rsidR="00A60CC0" w:rsidRDefault="00A60CC0">
      <w:pPr>
        <w:ind w:left="0" w:hanging="2"/>
      </w:pPr>
    </w:p>
    <w:p w14:paraId="348F0916" w14:textId="77777777" w:rsidR="00F70A44" w:rsidRDefault="00F70A44">
      <w:pPr>
        <w:pStyle w:val="Heading3"/>
        <w:ind w:left="0" w:hanging="2"/>
      </w:pPr>
      <w:bookmarkStart w:id="378" w:name="_heading=h.5jhwezxn021y" w:colFirst="0" w:colLast="0"/>
      <w:bookmarkEnd w:id="378"/>
    </w:p>
    <w:p w14:paraId="68F450A3" w14:textId="77777777" w:rsidR="00F70A44" w:rsidRPr="00F70A44" w:rsidRDefault="00F70A44" w:rsidP="00F70A44">
      <w:pPr>
        <w:ind w:left="0" w:hanging="2"/>
      </w:pPr>
    </w:p>
    <w:p w14:paraId="4EE4D789" w14:textId="0A533118" w:rsidR="00A60CC0" w:rsidRDefault="00000000">
      <w:pPr>
        <w:pStyle w:val="Heading3"/>
        <w:ind w:left="0" w:hanging="2"/>
      </w:pPr>
      <w:bookmarkStart w:id="379" w:name="_Toc131272225"/>
      <w:r>
        <w:t>Use Case 5</w:t>
      </w:r>
      <w:bookmarkEnd w:id="379"/>
    </w:p>
    <w:p w14:paraId="3C2D7019" w14:textId="77777777" w:rsidR="00A60CC0" w:rsidRDefault="00A60CC0">
      <w:pPr>
        <w:ind w:left="0" w:hanging="2"/>
      </w:pPr>
    </w:p>
    <w:tbl>
      <w:tblPr>
        <w:tblStyle w:val="a8"/>
        <w:tblW w:w="10092" w:type="dxa"/>
        <w:tblInd w:w="-108" w:type="dxa"/>
        <w:tblBorders>
          <w:top w:val="nil"/>
          <w:left w:val="nil"/>
          <w:bottom w:val="nil"/>
          <w:right w:val="nil"/>
          <w:insideH w:val="single" w:sz="4" w:space="0" w:color="31849B"/>
          <w:insideV w:val="single" w:sz="4" w:space="0" w:color="31849B"/>
        </w:tblBorders>
        <w:tblLayout w:type="fixed"/>
        <w:tblLook w:val="0000" w:firstRow="0" w:lastRow="0" w:firstColumn="0" w:lastColumn="0" w:noHBand="0" w:noVBand="0"/>
      </w:tblPr>
      <w:tblGrid>
        <w:gridCol w:w="2329"/>
        <w:gridCol w:w="7763"/>
      </w:tblGrid>
      <w:tr w:rsidR="00A60CC0" w14:paraId="6A3638C8" w14:textId="77777777">
        <w:tc>
          <w:tcPr>
            <w:tcW w:w="2329" w:type="dxa"/>
            <w:shd w:val="clear" w:color="auto" w:fill="31849B"/>
          </w:tcPr>
          <w:p w14:paraId="363233F1" w14:textId="77777777" w:rsidR="00A60CC0" w:rsidRDefault="00000000">
            <w:pPr>
              <w:ind w:left="0" w:hanging="2"/>
              <w:rPr>
                <w:color w:val="FFFFFF"/>
              </w:rPr>
            </w:pPr>
            <w:bookmarkStart w:id="380" w:name="_Toc131272226"/>
            <w:r>
              <w:rPr>
                <w:b/>
                <w:color w:val="FFFFFF"/>
              </w:rPr>
              <w:t>Use Case Number:</w:t>
            </w:r>
            <w:bookmarkEnd w:id="380"/>
          </w:p>
        </w:tc>
        <w:tc>
          <w:tcPr>
            <w:tcW w:w="7763" w:type="dxa"/>
            <w:shd w:val="clear" w:color="auto" w:fill="31849B"/>
          </w:tcPr>
          <w:p w14:paraId="3EFF7B9E" w14:textId="77777777" w:rsidR="00A60CC0" w:rsidRDefault="00000000">
            <w:pPr>
              <w:ind w:left="0" w:hanging="2"/>
              <w:rPr>
                <w:color w:val="FFFFFF"/>
              </w:rPr>
            </w:pPr>
            <w:bookmarkStart w:id="381" w:name="_Toc131272227"/>
            <w:r>
              <w:rPr>
                <w:color w:val="FFFFFF"/>
              </w:rPr>
              <w:t>UC-05</w:t>
            </w:r>
            <w:bookmarkEnd w:id="381"/>
          </w:p>
        </w:tc>
      </w:tr>
      <w:tr w:rsidR="00A60CC0" w14:paraId="440599B0" w14:textId="77777777">
        <w:trPr>
          <w:trHeight w:val="74"/>
        </w:trPr>
        <w:tc>
          <w:tcPr>
            <w:tcW w:w="2329" w:type="dxa"/>
          </w:tcPr>
          <w:p w14:paraId="3D2D4F6F" w14:textId="77777777" w:rsidR="00A60CC0" w:rsidRDefault="00000000">
            <w:pPr>
              <w:ind w:left="0" w:hanging="2"/>
            </w:pPr>
            <w:bookmarkStart w:id="382" w:name="_Toc131272228"/>
            <w:r>
              <w:rPr>
                <w:b/>
              </w:rPr>
              <w:t>Use Case Name:</w:t>
            </w:r>
            <w:bookmarkEnd w:id="382"/>
          </w:p>
        </w:tc>
        <w:tc>
          <w:tcPr>
            <w:tcW w:w="7763" w:type="dxa"/>
          </w:tcPr>
          <w:p w14:paraId="0E4D3C0E" w14:textId="77777777" w:rsidR="00A60CC0" w:rsidRDefault="00000000">
            <w:pPr>
              <w:ind w:left="0" w:hanging="2"/>
            </w:pPr>
            <w:bookmarkStart w:id="383" w:name="_Toc131272229"/>
            <w:r>
              <w:rPr>
                <w:rFonts w:ascii="Times New Roman" w:eastAsia="Times New Roman" w:hAnsi="Times New Roman" w:cs="Times New Roman"/>
                <w:sz w:val="22"/>
                <w:szCs w:val="22"/>
              </w:rPr>
              <w:t>Detect the vehicle</w:t>
            </w:r>
            <w:bookmarkEnd w:id="383"/>
          </w:p>
        </w:tc>
      </w:tr>
      <w:tr w:rsidR="00A60CC0" w14:paraId="39A26974" w14:textId="77777777">
        <w:trPr>
          <w:trHeight w:val="74"/>
        </w:trPr>
        <w:tc>
          <w:tcPr>
            <w:tcW w:w="2329" w:type="dxa"/>
          </w:tcPr>
          <w:p w14:paraId="25E5BC0C" w14:textId="77777777" w:rsidR="00A60CC0" w:rsidRDefault="00000000">
            <w:pPr>
              <w:ind w:left="0" w:hanging="2"/>
              <w:rPr>
                <w:rFonts w:ascii="Times New Roman" w:eastAsia="Times New Roman" w:hAnsi="Times New Roman" w:cs="Times New Roman"/>
                <w:sz w:val="22"/>
                <w:szCs w:val="22"/>
              </w:rPr>
            </w:pPr>
            <w:bookmarkStart w:id="384" w:name="_Toc131272230"/>
            <w:r>
              <w:rPr>
                <w:rFonts w:ascii="Times New Roman" w:eastAsia="Times New Roman" w:hAnsi="Times New Roman" w:cs="Times New Roman"/>
                <w:b/>
                <w:sz w:val="22"/>
                <w:szCs w:val="22"/>
              </w:rPr>
              <w:t>Actor(s):</w:t>
            </w:r>
            <w:bookmarkEnd w:id="384"/>
          </w:p>
        </w:tc>
        <w:tc>
          <w:tcPr>
            <w:tcW w:w="7763" w:type="dxa"/>
          </w:tcPr>
          <w:p w14:paraId="796BDA4B" w14:textId="77777777" w:rsidR="00A60CC0" w:rsidRDefault="00000000">
            <w:pPr>
              <w:ind w:left="0" w:hanging="2"/>
              <w:rPr>
                <w:rFonts w:ascii="Times New Roman" w:eastAsia="Times New Roman" w:hAnsi="Times New Roman" w:cs="Times New Roman"/>
                <w:sz w:val="22"/>
                <w:szCs w:val="22"/>
              </w:rPr>
            </w:pPr>
            <w:bookmarkStart w:id="385" w:name="_Toc131272231"/>
            <w:r>
              <w:rPr>
                <w:rFonts w:ascii="Times New Roman" w:eastAsia="Times New Roman" w:hAnsi="Times New Roman" w:cs="Times New Roman"/>
                <w:sz w:val="22"/>
                <w:szCs w:val="22"/>
              </w:rPr>
              <w:t>Sensor</w:t>
            </w:r>
            <w:bookmarkEnd w:id="385"/>
          </w:p>
        </w:tc>
      </w:tr>
      <w:tr w:rsidR="00A60CC0" w14:paraId="03A19A85" w14:textId="77777777">
        <w:trPr>
          <w:trHeight w:val="74"/>
        </w:trPr>
        <w:tc>
          <w:tcPr>
            <w:tcW w:w="2329" w:type="dxa"/>
          </w:tcPr>
          <w:p w14:paraId="26B46ADF" w14:textId="77777777" w:rsidR="00A60CC0" w:rsidRDefault="00000000">
            <w:pPr>
              <w:ind w:left="0" w:hanging="2"/>
              <w:rPr>
                <w:rFonts w:ascii="Times New Roman" w:eastAsia="Times New Roman" w:hAnsi="Times New Roman" w:cs="Times New Roman"/>
                <w:sz w:val="22"/>
                <w:szCs w:val="22"/>
              </w:rPr>
            </w:pPr>
            <w:bookmarkStart w:id="386" w:name="_Toc131272232"/>
            <w:r>
              <w:rPr>
                <w:rFonts w:ascii="Times New Roman" w:eastAsia="Times New Roman" w:hAnsi="Times New Roman" w:cs="Times New Roman"/>
                <w:b/>
                <w:sz w:val="22"/>
                <w:szCs w:val="22"/>
              </w:rPr>
              <w:t>Description:</w:t>
            </w:r>
            <w:bookmarkEnd w:id="386"/>
          </w:p>
        </w:tc>
        <w:tc>
          <w:tcPr>
            <w:tcW w:w="7763" w:type="dxa"/>
          </w:tcPr>
          <w:p w14:paraId="7274BDC8" w14:textId="77777777" w:rsidR="00A60CC0" w:rsidRDefault="00000000">
            <w:pPr>
              <w:spacing w:line="276" w:lineRule="auto"/>
              <w:ind w:left="0" w:hanging="2"/>
              <w:rPr>
                <w:rFonts w:ascii="Times New Roman" w:eastAsia="Times New Roman" w:hAnsi="Times New Roman" w:cs="Times New Roman"/>
                <w:sz w:val="22"/>
                <w:szCs w:val="22"/>
              </w:rPr>
            </w:pPr>
            <w:bookmarkStart w:id="387" w:name="_Toc131272233"/>
            <w:r>
              <w:rPr>
                <w:rFonts w:ascii="Times New Roman" w:eastAsia="Times New Roman" w:hAnsi="Times New Roman" w:cs="Times New Roman"/>
                <w:sz w:val="22"/>
                <w:szCs w:val="22"/>
              </w:rPr>
              <w:t>This use case describes the process of detecting a vehicle in a parking slot.</w:t>
            </w:r>
            <w:bookmarkEnd w:id="387"/>
          </w:p>
        </w:tc>
      </w:tr>
      <w:tr w:rsidR="00A60CC0" w14:paraId="122CFAEB" w14:textId="77777777">
        <w:trPr>
          <w:trHeight w:val="74"/>
        </w:trPr>
        <w:tc>
          <w:tcPr>
            <w:tcW w:w="2329" w:type="dxa"/>
          </w:tcPr>
          <w:p w14:paraId="69B19357" w14:textId="77777777" w:rsidR="00A60CC0" w:rsidRDefault="00000000">
            <w:pPr>
              <w:ind w:left="0" w:hanging="2"/>
              <w:rPr>
                <w:rFonts w:ascii="Times New Roman" w:eastAsia="Times New Roman" w:hAnsi="Times New Roman" w:cs="Times New Roman"/>
                <w:sz w:val="22"/>
                <w:szCs w:val="22"/>
              </w:rPr>
            </w:pPr>
            <w:bookmarkStart w:id="388" w:name="_Toc131272234"/>
            <w:r>
              <w:rPr>
                <w:rFonts w:ascii="Times New Roman" w:eastAsia="Times New Roman" w:hAnsi="Times New Roman" w:cs="Times New Roman"/>
                <w:b/>
                <w:sz w:val="22"/>
                <w:szCs w:val="22"/>
              </w:rPr>
              <w:t>Priority (Release)</w:t>
            </w:r>
            <w:bookmarkEnd w:id="388"/>
          </w:p>
        </w:tc>
        <w:tc>
          <w:tcPr>
            <w:tcW w:w="7763" w:type="dxa"/>
          </w:tcPr>
          <w:p w14:paraId="5C6E6531" w14:textId="77777777" w:rsidR="00A60CC0" w:rsidRDefault="00000000">
            <w:pPr>
              <w:ind w:left="0" w:hanging="2"/>
              <w:rPr>
                <w:rFonts w:ascii="Times New Roman" w:eastAsia="Times New Roman" w:hAnsi="Times New Roman" w:cs="Times New Roman"/>
                <w:sz w:val="22"/>
                <w:szCs w:val="22"/>
              </w:rPr>
            </w:pPr>
            <w:bookmarkStart w:id="389" w:name="_Toc131272235"/>
            <w:r>
              <w:rPr>
                <w:rFonts w:ascii="Times New Roman" w:eastAsia="Times New Roman" w:hAnsi="Times New Roman" w:cs="Times New Roman"/>
                <w:sz w:val="22"/>
                <w:szCs w:val="22"/>
              </w:rPr>
              <w:t>R1</w:t>
            </w:r>
            <w:bookmarkEnd w:id="389"/>
          </w:p>
        </w:tc>
      </w:tr>
      <w:tr w:rsidR="00A60CC0" w14:paraId="6BDF4A7F" w14:textId="77777777">
        <w:trPr>
          <w:trHeight w:val="74"/>
        </w:trPr>
        <w:tc>
          <w:tcPr>
            <w:tcW w:w="2329" w:type="dxa"/>
          </w:tcPr>
          <w:p w14:paraId="62A2D559" w14:textId="77777777" w:rsidR="00A60CC0" w:rsidRDefault="00000000">
            <w:pPr>
              <w:ind w:left="0" w:hanging="2"/>
              <w:rPr>
                <w:rFonts w:ascii="Times New Roman" w:eastAsia="Times New Roman" w:hAnsi="Times New Roman" w:cs="Times New Roman"/>
                <w:sz w:val="22"/>
                <w:szCs w:val="22"/>
              </w:rPr>
            </w:pPr>
            <w:bookmarkStart w:id="390" w:name="_Toc131272236"/>
            <w:r>
              <w:rPr>
                <w:rFonts w:ascii="Times New Roman" w:eastAsia="Times New Roman" w:hAnsi="Times New Roman" w:cs="Times New Roman"/>
                <w:b/>
                <w:sz w:val="22"/>
                <w:szCs w:val="22"/>
              </w:rPr>
              <w:t>Trigger:</w:t>
            </w:r>
            <w:bookmarkEnd w:id="390"/>
          </w:p>
        </w:tc>
        <w:tc>
          <w:tcPr>
            <w:tcW w:w="7763" w:type="dxa"/>
          </w:tcPr>
          <w:p w14:paraId="1BDF9838" w14:textId="77777777" w:rsidR="00A60CC0" w:rsidRDefault="00000000">
            <w:pPr>
              <w:spacing w:line="276" w:lineRule="auto"/>
              <w:ind w:left="0" w:hanging="2"/>
              <w:rPr>
                <w:rFonts w:ascii="Times New Roman" w:eastAsia="Times New Roman" w:hAnsi="Times New Roman" w:cs="Times New Roman"/>
                <w:sz w:val="22"/>
                <w:szCs w:val="22"/>
              </w:rPr>
            </w:pPr>
            <w:bookmarkStart w:id="391" w:name="_Toc131272237"/>
            <w:r>
              <w:rPr>
                <w:rFonts w:ascii="Times New Roman" w:eastAsia="Times New Roman" w:hAnsi="Times New Roman" w:cs="Times New Roman"/>
                <w:sz w:val="22"/>
                <w:szCs w:val="22"/>
              </w:rPr>
              <w:t>External - A vehicle enters or exits a parking slot.</w:t>
            </w:r>
            <w:bookmarkEnd w:id="391"/>
          </w:p>
        </w:tc>
      </w:tr>
      <w:tr w:rsidR="00A60CC0" w14:paraId="35AF85C8" w14:textId="77777777">
        <w:trPr>
          <w:trHeight w:val="851"/>
        </w:trPr>
        <w:tc>
          <w:tcPr>
            <w:tcW w:w="2329" w:type="dxa"/>
          </w:tcPr>
          <w:p w14:paraId="7039E624" w14:textId="77777777" w:rsidR="00A60CC0" w:rsidRDefault="00000000">
            <w:pPr>
              <w:ind w:left="0" w:hanging="2"/>
              <w:rPr>
                <w:rFonts w:ascii="Times New Roman" w:eastAsia="Times New Roman" w:hAnsi="Times New Roman" w:cs="Times New Roman"/>
                <w:sz w:val="22"/>
                <w:szCs w:val="22"/>
              </w:rPr>
            </w:pPr>
            <w:bookmarkStart w:id="392" w:name="_Toc131272238"/>
            <w:r>
              <w:rPr>
                <w:rFonts w:ascii="Times New Roman" w:eastAsia="Times New Roman" w:hAnsi="Times New Roman" w:cs="Times New Roman"/>
                <w:b/>
                <w:sz w:val="22"/>
                <w:szCs w:val="22"/>
              </w:rPr>
              <w:t>Pre-condition(s):</w:t>
            </w:r>
            <w:bookmarkEnd w:id="392"/>
          </w:p>
        </w:tc>
        <w:tc>
          <w:tcPr>
            <w:tcW w:w="7763" w:type="dxa"/>
          </w:tcPr>
          <w:p w14:paraId="783EE497" w14:textId="77777777" w:rsidR="00A60CC0" w:rsidRDefault="00000000">
            <w:pPr>
              <w:numPr>
                <w:ilvl w:val="0"/>
                <w:numId w:val="72"/>
              </w:numPr>
              <w:spacing w:before="240" w:line="276" w:lineRule="auto"/>
              <w:ind w:left="0" w:hanging="2"/>
              <w:rPr>
                <w:rFonts w:ascii="Times New Roman" w:eastAsia="Times New Roman" w:hAnsi="Times New Roman" w:cs="Times New Roman"/>
                <w:sz w:val="22"/>
                <w:szCs w:val="22"/>
              </w:rPr>
            </w:pPr>
            <w:bookmarkStart w:id="393" w:name="_Toc131272239"/>
            <w:r>
              <w:rPr>
                <w:rFonts w:ascii="Times New Roman" w:eastAsia="Times New Roman" w:hAnsi="Times New Roman" w:cs="Times New Roman"/>
                <w:sz w:val="22"/>
                <w:szCs w:val="22"/>
              </w:rPr>
              <w:t>The sensor is functional and calibrated properly.</w:t>
            </w:r>
            <w:bookmarkEnd w:id="393"/>
          </w:p>
          <w:p w14:paraId="1FD47C41" w14:textId="77777777" w:rsidR="00A60CC0" w:rsidRDefault="00000000">
            <w:pPr>
              <w:numPr>
                <w:ilvl w:val="0"/>
                <w:numId w:val="72"/>
              </w:numPr>
              <w:spacing w:after="240" w:line="276" w:lineRule="auto"/>
              <w:ind w:left="0" w:hanging="2"/>
              <w:rPr>
                <w:rFonts w:ascii="Times New Roman" w:eastAsia="Times New Roman" w:hAnsi="Times New Roman" w:cs="Times New Roman"/>
                <w:sz w:val="22"/>
                <w:szCs w:val="22"/>
              </w:rPr>
            </w:pPr>
            <w:bookmarkStart w:id="394" w:name="_Toc131272240"/>
            <w:r>
              <w:rPr>
                <w:rFonts w:ascii="Times New Roman" w:eastAsia="Times New Roman" w:hAnsi="Times New Roman" w:cs="Times New Roman"/>
                <w:sz w:val="22"/>
                <w:szCs w:val="22"/>
              </w:rPr>
              <w:t>The parking slot is not occupied by any vehicle.</w:t>
            </w:r>
            <w:bookmarkEnd w:id="394"/>
          </w:p>
        </w:tc>
      </w:tr>
      <w:tr w:rsidR="00A60CC0" w14:paraId="2689E460" w14:textId="77777777">
        <w:trPr>
          <w:trHeight w:val="74"/>
        </w:trPr>
        <w:tc>
          <w:tcPr>
            <w:tcW w:w="2329" w:type="dxa"/>
          </w:tcPr>
          <w:p w14:paraId="29AC1E07" w14:textId="77777777" w:rsidR="00A60CC0" w:rsidRDefault="00000000">
            <w:pPr>
              <w:ind w:left="0" w:hanging="2"/>
              <w:rPr>
                <w:rFonts w:ascii="Times New Roman" w:eastAsia="Times New Roman" w:hAnsi="Times New Roman" w:cs="Times New Roman"/>
                <w:sz w:val="22"/>
                <w:szCs w:val="22"/>
              </w:rPr>
            </w:pPr>
            <w:bookmarkStart w:id="395" w:name="_Toc131272241"/>
            <w:r>
              <w:rPr>
                <w:rFonts w:ascii="Times New Roman" w:eastAsia="Times New Roman" w:hAnsi="Times New Roman" w:cs="Times New Roman"/>
                <w:b/>
                <w:sz w:val="22"/>
                <w:szCs w:val="22"/>
              </w:rPr>
              <w:t>Main (Success) Flow:</w:t>
            </w:r>
            <w:bookmarkEnd w:id="395"/>
          </w:p>
        </w:tc>
        <w:tc>
          <w:tcPr>
            <w:tcW w:w="7763" w:type="dxa"/>
          </w:tcPr>
          <w:p w14:paraId="4B08BA40" w14:textId="77777777" w:rsidR="00A60CC0" w:rsidRDefault="00000000">
            <w:pPr>
              <w:numPr>
                <w:ilvl w:val="0"/>
                <w:numId w:val="65"/>
              </w:numPr>
              <w:spacing w:before="240" w:line="276" w:lineRule="auto"/>
              <w:ind w:left="0" w:hanging="2"/>
              <w:rPr>
                <w:rFonts w:ascii="Times New Roman" w:eastAsia="Times New Roman" w:hAnsi="Times New Roman" w:cs="Times New Roman"/>
                <w:sz w:val="22"/>
                <w:szCs w:val="22"/>
              </w:rPr>
            </w:pPr>
            <w:bookmarkStart w:id="396" w:name="_Toc131272242"/>
            <w:r>
              <w:rPr>
                <w:rFonts w:ascii="Times New Roman" w:eastAsia="Times New Roman" w:hAnsi="Times New Roman" w:cs="Times New Roman"/>
                <w:sz w:val="22"/>
                <w:szCs w:val="22"/>
              </w:rPr>
              <w:t>The sensor continuously monitors the parking lot for the presence of a vehicle.</w:t>
            </w:r>
            <w:bookmarkEnd w:id="396"/>
          </w:p>
          <w:p w14:paraId="28DDFC92" w14:textId="77777777" w:rsidR="00A60CC0" w:rsidRDefault="00000000">
            <w:pPr>
              <w:numPr>
                <w:ilvl w:val="0"/>
                <w:numId w:val="65"/>
              </w:numPr>
              <w:spacing w:line="276" w:lineRule="auto"/>
              <w:ind w:left="0" w:hanging="2"/>
              <w:rPr>
                <w:rFonts w:ascii="Times New Roman" w:eastAsia="Times New Roman" w:hAnsi="Times New Roman" w:cs="Times New Roman"/>
                <w:sz w:val="22"/>
                <w:szCs w:val="22"/>
              </w:rPr>
            </w:pPr>
            <w:bookmarkStart w:id="397" w:name="_Toc131272243"/>
            <w:r>
              <w:rPr>
                <w:rFonts w:ascii="Times New Roman" w:eastAsia="Times New Roman" w:hAnsi="Times New Roman" w:cs="Times New Roman"/>
                <w:sz w:val="22"/>
                <w:szCs w:val="22"/>
              </w:rPr>
              <w:t>When a vehicle enters the parking lot, the sensor detects it and sends a signal to the system indicating that the lot is occupied.</w:t>
            </w:r>
            <w:bookmarkEnd w:id="397"/>
          </w:p>
          <w:p w14:paraId="672F4647" w14:textId="77777777" w:rsidR="00A60CC0" w:rsidRDefault="00000000">
            <w:pPr>
              <w:numPr>
                <w:ilvl w:val="0"/>
                <w:numId w:val="65"/>
              </w:numPr>
              <w:spacing w:line="276" w:lineRule="auto"/>
              <w:ind w:left="0" w:hanging="2"/>
              <w:rPr>
                <w:rFonts w:ascii="Times New Roman" w:eastAsia="Times New Roman" w:hAnsi="Times New Roman" w:cs="Times New Roman"/>
                <w:sz w:val="22"/>
                <w:szCs w:val="22"/>
              </w:rPr>
            </w:pPr>
            <w:bookmarkStart w:id="398" w:name="_Toc131272244"/>
            <w:r>
              <w:rPr>
                <w:rFonts w:ascii="Times New Roman" w:eastAsia="Times New Roman" w:hAnsi="Times New Roman" w:cs="Times New Roman"/>
                <w:sz w:val="22"/>
                <w:szCs w:val="22"/>
              </w:rPr>
              <w:t>The system updates the parking lot status to "occupied" in real-time.</w:t>
            </w:r>
            <w:bookmarkEnd w:id="398"/>
          </w:p>
          <w:p w14:paraId="1BA7F873" w14:textId="77777777" w:rsidR="00A60CC0" w:rsidRDefault="00000000">
            <w:pPr>
              <w:numPr>
                <w:ilvl w:val="0"/>
                <w:numId w:val="65"/>
              </w:numPr>
              <w:spacing w:line="276" w:lineRule="auto"/>
              <w:ind w:left="0" w:hanging="2"/>
              <w:rPr>
                <w:rFonts w:ascii="Times New Roman" w:eastAsia="Times New Roman" w:hAnsi="Times New Roman" w:cs="Times New Roman"/>
                <w:sz w:val="22"/>
                <w:szCs w:val="22"/>
              </w:rPr>
            </w:pPr>
            <w:bookmarkStart w:id="399" w:name="_Toc131272245"/>
            <w:r>
              <w:rPr>
                <w:rFonts w:ascii="Times New Roman" w:eastAsia="Times New Roman" w:hAnsi="Times New Roman" w:cs="Times New Roman"/>
                <w:sz w:val="22"/>
                <w:szCs w:val="22"/>
              </w:rPr>
              <w:t>When the vehicle exits the parking lot, the sensor detects it and sends a signal to the system indicating that the lot is now available.</w:t>
            </w:r>
            <w:bookmarkEnd w:id="399"/>
          </w:p>
          <w:p w14:paraId="15F30169" w14:textId="77777777" w:rsidR="00A60CC0" w:rsidRDefault="00000000">
            <w:pPr>
              <w:numPr>
                <w:ilvl w:val="0"/>
                <w:numId w:val="65"/>
              </w:numPr>
              <w:spacing w:after="240" w:line="276" w:lineRule="auto"/>
              <w:ind w:left="0" w:hanging="2"/>
              <w:rPr>
                <w:rFonts w:ascii="Times New Roman" w:eastAsia="Times New Roman" w:hAnsi="Times New Roman" w:cs="Times New Roman"/>
                <w:sz w:val="22"/>
                <w:szCs w:val="22"/>
              </w:rPr>
            </w:pPr>
            <w:bookmarkStart w:id="400" w:name="_Toc131272246"/>
            <w:r>
              <w:rPr>
                <w:rFonts w:ascii="Times New Roman" w:eastAsia="Times New Roman" w:hAnsi="Times New Roman" w:cs="Times New Roman"/>
                <w:sz w:val="22"/>
                <w:szCs w:val="22"/>
              </w:rPr>
              <w:t>The system updates the parking lot status to "available" in real-time.</w:t>
            </w:r>
            <w:bookmarkEnd w:id="400"/>
          </w:p>
        </w:tc>
      </w:tr>
      <w:tr w:rsidR="00A60CC0" w14:paraId="56E6018B" w14:textId="77777777">
        <w:trPr>
          <w:trHeight w:val="74"/>
        </w:trPr>
        <w:tc>
          <w:tcPr>
            <w:tcW w:w="2329" w:type="dxa"/>
          </w:tcPr>
          <w:p w14:paraId="130AF871" w14:textId="77777777" w:rsidR="00A60CC0" w:rsidRDefault="00000000">
            <w:pPr>
              <w:ind w:left="0" w:hanging="2"/>
              <w:rPr>
                <w:rFonts w:ascii="Times New Roman" w:eastAsia="Times New Roman" w:hAnsi="Times New Roman" w:cs="Times New Roman"/>
                <w:sz w:val="22"/>
                <w:szCs w:val="22"/>
              </w:rPr>
            </w:pPr>
            <w:bookmarkStart w:id="401" w:name="_Toc131272247"/>
            <w:r>
              <w:rPr>
                <w:rFonts w:ascii="Times New Roman" w:eastAsia="Times New Roman" w:hAnsi="Times New Roman" w:cs="Times New Roman"/>
                <w:b/>
                <w:sz w:val="22"/>
                <w:szCs w:val="22"/>
              </w:rPr>
              <w:t>Alternate Flows:</w:t>
            </w:r>
            <w:bookmarkEnd w:id="401"/>
          </w:p>
        </w:tc>
        <w:tc>
          <w:tcPr>
            <w:tcW w:w="7763" w:type="dxa"/>
          </w:tcPr>
          <w:p w14:paraId="26E9B80E" w14:textId="77777777" w:rsidR="00A60CC0" w:rsidRDefault="00000000">
            <w:pPr>
              <w:spacing w:line="276" w:lineRule="auto"/>
              <w:ind w:left="0" w:hanging="2"/>
              <w:rPr>
                <w:rFonts w:ascii="Times New Roman" w:eastAsia="Times New Roman" w:hAnsi="Times New Roman" w:cs="Times New Roman"/>
                <w:sz w:val="22"/>
                <w:szCs w:val="22"/>
              </w:rPr>
            </w:pPr>
            <w:bookmarkStart w:id="402" w:name="_Toc131272248"/>
            <w:r>
              <w:rPr>
                <w:rFonts w:ascii="Times New Roman" w:eastAsia="Times New Roman" w:hAnsi="Times New Roman" w:cs="Times New Roman"/>
                <w:sz w:val="22"/>
                <w:szCs w:val="22"/>
              </w:rPr>
              <w:t>Alternate Flow #1: The sensor malfunctions or fails to detect the vehicle. The following steps occur:</w:t>
            </w:r>
            <w:bookmarkEnd w:id="402"/>
          </w:p>
          <w:p w14:paraId="6F46C2FB" w14:textId="77777777" w:rsidR="00A60CC0" w:rsidRDefault="00000000">
            <w:pPr>
              <w:numPr>
                <w:ilvl w:val="0"/>
                <w:numId w:val="16"/>
              </w:numPr>
              <w:spacing w:line="276" w:lineRule="auto"/>
              <w:ind w:left="0" w:hanging="2"/>
              <w:rPr>
                <w:rFonts w:ascii="Times New Roman" w:eastAsia="Times New Roman" w:hAnsi="Times New Roman" w:cs="Times New Roman"/>
                <w:sz w:val="22"/>
                <w:szCs w:val="22"/>
              </w:rPr>
            </w:pPr>
            <w:bookmarkStart w:id="403" w:name="_Toc131272249"/>
            <w:r>
              <w:rPr>
                <w:rFonts w:ascii="Times New Roman" w:eastAsia="Times New Roman" w:hAnsi="Times New Roman" w:cs="Times New Roman"/>
                <w:sz w:val="22"/>
                <w:szCs w:val="22"/>
              </w:rPr>
              <w:t>The system does not receive a signal from the sensor.</w:t>
            </w:r>
            <w:bookmarkEnd w:id="403"/>
          </w:p>
          <w:p w14:paraId="08B3057B" w14:textId="77777777" w:rsidR="00A60CC0" w:rsidRDefault="00000000">
            <w:pPr>
              <w:numPr>
                <w:ilvl w:val="0"/>
                <w:numId w:val="16"/>
              </w:numPr>
              <w:spacing w:after="240" w:line="276" w:lineRule="auto"/>
              <w:ind w:left="0" w:hanging="2"/>
              <w:rPr>
                <w:rFonts w:ascii="Times New Roman" w:eastAsia="Times New Roman" w:hAnsi="Times New Roman" w:cs="Times New Roman"/>
                <w:sz w:val="22"/>
                <w:szCs w:val="22"/>
              </w:rPr>
            </w:pPr>
            <w:bookmarkStart w:id="404" w:name="_Toc131272250"/>
            <w:r>
              <w:rPr>
                <w:rFonts w:ascii="Times New Roman" w:eastAsia="Times New Roman" w:hAnsi="Times New Roman" w:cs="Times New Roman"/>
                <w:sz w:val="22"/>
                <w:szCs w:val="22"/>
              </w:rPr>
              <w:t>The system logs an error message and alerts the maintenance team.</w:t>
            </w:r>
            <w:bookmarkEnd w:id="404"/>
          </w:p>
        </w:tc>
      </w:tr>
      <w:tr w:rsidR="00A60CC0" w14:paraId="6126D904" w14:textId="77777777">
        <w:trPr>
          <w:trHeight w:val="74"/>
        </w:trPr>
        <w:tc>
          <w:tcPr>
            <w:tcW w:w="2329" w:type="dxa"/>
          </w:tcPr>
          <w:p w14:paraId="50D624BC" w14:textId="77777777" w:rsidR="00A60CC0" w:rsidRDefault="00000000">
            <w:pPr>
              <w:ind w:left="0" w:hanging="2"/>
              <w:rPr>
                <w:rFonts w:ascii="Times New Roman" w:eastAsia="Times New Roman" w:hAnsi="Times New Roman" w:cs="Times New Roman"/>
                <w:sz w:val="22"/>
                <w:szCs w:val="22"/>
              </w:rPr>
            </w:pPr>
            <w:bookmarkStart w:id="405" w:name="_Toc131272251"/>
            <w:r>
              <w:rPr>
                <w:rFonts w:ascii="Times New Roman" w:eastAsia="Times New Roman" w:hAnsi="Times New Roman" w:cs="Times New Roman"/>
                <w:b/>
                <w:sz w:val="22"/>
                <w:szCs w:val="22"/>
              </w:rPr>
              <w:t>Post Condition:</w:t>
            </w:r>
            <w:bookmarkEnd w:id="405"/>
          </w:p>
        </w:tc>
        <w:tc>
          <w:tcPr>
            <w:tcW w:w="7763" w:type="dxa"/>
          </w:tcPr>
          <w:p w14:paraId="424C2813" w14:textId="77777777" w:rsidR="00A60CC0" w:rsidRDefault="00000000">
            <w:pPr>
              <w:spacing w:after="240" w:line="276" w:lineRule="auto"/>
              <w:ind w:left="0" w:hanging="2"/>
              <w:rPr>
                <w:rFonts w:ascii="Times New Roman" w:eastAsia="Times New Roman" w:hAnsi="Times New Roman" w:cs="Times New Roman"/>
                <w:sz w:val="22"/>
                <w:szCs w:val="22"/>
              </w:rPr>
            </w:pPr>
            <w:bookmarkStart w:id="406" w:name="_Toc131272252"/>
            <w:r>
              <w:rPr>
                <w:rFonts w:ascii="Times New Roman" w:eastAsia="Times New Roman" w:hAnsi="Times New Roman" w:cs="Times New Roman"/>
                <w:sz w:val="22"/>
                <w:szCs w:val="22"/>
              </w:rPr>
              <w:t>The sensor detects a vehicle in the parking slot and sends a signal to the system.</w:t>
            </w:r>
            <w:bookmarkEnd w:id="406"/>
          </w:p>
          <w:p w14:paraId="7EAA2A54" w14:textId="77777777" w:rsidR="00A60CC0" w:rsidRDefault="00000000">
            <w:pPr>
              <w:spacing w:after="240" w:line="276" w:lineRule="auto"/>
              <w:ind w:left="0" w:hanging="2"/>
              <w:rPr>
                <w:rFonts w:ascii="Times New Roman" w:eastAsia="Times New Roman" w:hAnsi="Times New Roman" w:cs="Times New Roman"/>
                <w:sz w:val="22"/>
                <w:szCs w:val="22"/>
              </w:rPr>
            </w:pPr>
            <w:bookmarkStart w:id="407" w:name="_Toc131272253"/>
            <w:r>
              <w:rPr>
                <w:rFonts w:ascii="Times New Roman" w:eastAsia="Times New Roman" w:hAnsi="Times New Roman" w:cs="Times New Roman"/>
                <w:sz w:val="22"/>
                <w:szCs w:val="22"/>
              </w:rPr>
              <w:t>Alternate Flow #1: The parking slot status remains unchanged.</w:t>
            </w:r>
            <w:bookmarkEnd w:id="407"/>
          </w:p>
        </w:tc>
      </w:tr>
      <w:tr w:rsidR="00A60CC0" w14:paraId="2504F5BE" w14:textId="77777777">
        <w:trPr>
          <w:trHeight w:val="74"/>
        </w:trPr>
        <w:tc>
          <w:tcPr>
            <w:tcW w:w="2329" w:type="dxa"/>
          </w:tcPr>
          <w:p w14:paraId="2A605C13" w14:textId="77777777" w:rsidR="00A60CC0" w:rsidRDefault="00000000">
            <w:pPr>
              <w:ind w:left="0" w:hanging="2"/>
              <w:rPr>
                <w:rFonts w:ascii="Times New Roman" w:eastAsia="Times New Roman" w:hAnsi="Times New Roman" w:cs="Times New Roman"/>
                <w:sz w:val="22"/>
                <w:szCs w:val="22"/>
              </w:rPr>
            </w:pPr>
            <w:bookmarkStart w:id="408" w:name="_Toc131272254"/>
            <w:r>
              <w:rPr>
                <w:rFonts w:ascii="Times New Roman" w:eastAsia="Times New Roman" w:hAnsi="Times New Roman" w:cs="Times New Roman"/>
                <w:b/>
                <w:sz w:val="22"/>
                <w:szCs w:val="22"/>
              </w:rPr>
              <w:t>Requirements:</w:t>
            </w:r>
            <w:bookmarkEnd w:id="408"/>
          </w:p>
        </w:tc>
        <w:tc>
          <w:tcPr>
            <w:tcW w:w="7763" w:type="dxa"/>
          </w:tcPr>
          <w:p w14:paraId="4DB914C7" w14:textId="77777777" w:rsidR="00A60CC0" w:rsidRDefault="00000000">
            <w:pPr>
              <w:numPr>
                <w:ilvl w:val="0"/>
                <w:numId w:val="11"/>
              </w:numPr>
              <w:spacing w:before="240" w:line="276" w:lineRule="auto"/>
              <w:ind w:left="0" w:hanging="2"/>
              <w:rPr>
                <w:rFonts w:ascii="Times New Roman" w:eastAsia="Times New Roman" w:hAnsi="Times New Roman" w:cs="Times New Roman"/>
                <w:sz w:val="22"/>
                <w:szCs w:val="22"/>
              </w:rPr>
            </w:pPr>
            <w:bookmarkStart w:id="409" w:name="_Toc131272255"/>
            <w:r>
              <w:rPr>
                <w:rFonts w:ascii="Times New Roman" w:eastAsia="Times New Roman" w:hAnsi="Times New Roman" w:cs="Times New Roman"/>
                <w:sz w:val="22"/>
                <w:szCs w:val="22"/>
              </w:rPr>
              <w:t>The sensor must be installed and calibrated properly.</w:t>
            </w:r>
            <w:bookmarkEnd w:id="409"/>
          </w:p>
          <w:p w14:paraId="505EE1E5" w14:textId="77777777" w:rsidR="00A60CC0" w:rsidRDefault="00000000">
            <w:pPr>
              <w:numPr>
                <w:ilvl w:val="0"/>
                <w:numId w:val="11"/>
              </w:numPr>
              <w:spacing w:line="276" w:lineRule="auto"/>
              <w:ind w:left="0" w:hanging="2"/>
              <w:rPr>
                <w:rFonts w:ascii="Times New Roman" w:eastAsia="Times New Roman" w:hAnsi="Times New Roman" w:cs="Times New Roman"/>
                <w:sz w:val="22"/>
                <w:szCs w:val="22"/>
              </w:rPr>
            </w:pPr>
            <w:bookmarkStart w:id="410" w:name="_Toc131272256"/>
            <w:r>
              <w:rPr>
                <w:rFonts w:ascii="Times New Roman" w:eastAsia="Times New Roman" w:hAnsi="Times New Roman" w:cs="Times New Roman"/>
                <w:sz w:val="22"/>
                <w:szCs w:val="22"/>
              </w:rPr>
              <w:t>The system must be able to receive signals from the sensor in real-time.</w:t>
            </w:r>
            <w:bookmarkEnd w:id="410"/>
          </w:p>
          <w:p w14:paraId="630CF298" w14:textId="77777777" w:rsidR="00A60CC0" w:rsidRDefault="00000000">
            <w:pPr>
              <w:numPr>
                <w:ilvl w:val="0"/>
                <w:numId w:val="11"/>
              </w:numPr>
              <w:spacing w:line="276" w:lineRule="auto"/>
              <w:ind w:left="0" w:hanging="2"/>
              <w:rPr>
                <w:rFonts w:ascii="Times New Roman" w:eastAsia="Times New Roman" w:hAnsi="Times New Roman" w:cs="Times New Roman"/>
                <w:sz w:val="22"/>
                <w:szCs w:val="22"/>
              </w:rPr>
            </w:pPr>
            <w:bookmarkStart w:id="411" w:name="_Toc131272257"/>
            <w:r>
              <w:rPr>
                <w:rFonts w:ascii="Times New Roman" w:eastAsia="Times New Roman" w:hAnsi="Times New Roman" w:cs="Times New Roman"/>
                <w:sz w:val="22"/>
                <w:szCs w:val="22"/>
              </w:rPr>
              <w:t>The system must be able to update the parking slot status in real-time.</w:t>
            </w:r>
            <w:bookmarkEnd w:id="411"/>
          </w:p>
          <w:p w14:paraId="02C39A59" w14:textId="77777777" w:rsidR="00A60CC0" w:rsidRDefault="00000000">
            <w:pPr>
              <w:numPr>
                <w:ilvl w:val="0"/>
                <w:numId w:val="11"/>
              </w:numPr>
              <w:spacing w:after="240" w:line="276" w:lineRule="auto"/>
              <w:ind w:left="0" w:hanging="2"/>
              <w:rPr>
                <w:rFonts w:ascii="Times New Roman" w:eastAsia="Times New Roman" w:hAnsi="Times New Roman" w:cs="Times New Roman"/>
                <w:sz w:val="22"/>
                <w:szCs w:val="22"/>
              </w:rPr>
            </w:pPr>
            <w:bookmarkStart w:id="412" w:name="_Toc131272258"/>
            <w:r>
              <w:rPr>
                <w:rFonts w:ascii="Times New Roman" w:eastAsia="Times New Roman" w:hAnsi="Times New Roman" w:cs="Times New Roman"/>
                <w:sz w:val="22"/>
                <w:szCs w:val="22"/>
              </w:rPr>
              <w:t>The system must be able to log and display error messages in case of sensor malfunctions.</w:t>
            </w:r>
            <w:bookmarkEnd w:id="412"/>
          </w:p>
        </w:tc>
      </w:tr>
    </w:tbl>
    <w:p w14:paraId="4A543059" w14:textId="77777777" w:rsidR="00A60CC0" w:rsidRDefault="00A60CC0">
      <w:pPr>
        <w:ind w:left="0" w:hanging="2"/>
      </w:pPr>
    </w:p>
    <w:p w14:paraId="35D4F4E6" w14:textId="77777777" w:rsidR="00F70A44" w:rsidRDefault="00F70A44">
      <w:pPr>
        <w:pStyle w:val="Heading3"/>
        <w:ind w:left="0" w:hanging="2"/>
      </w:pPr>
    </w:p>
    <w:p w14:paraId="084E2504" w14:textId="77777777" w:rsidR="00F70A44" w:rsidRDefault="00F70A44">
      <w:pPr>
        <w:pStyle w:val="Heading3"/>
        <w:ind w:left="0" w:hanging="2"/>
      </w:pPr>
    </w:p>
    <w:p w14:paraId="134CAFD5" w14:textId="77777777" w:rsidR="00F70A44" w:rsidRDefault="00F70A44">
      <w:pPr>
        <w:pStyle w:val="Heading3"/>
        <w:ind w:left="0" w:hanging="2"/>
      </w:pPr>
    </w:p>
    <w:p w14:paraId="39B48768" w14:textId="77777777" w:rsidR="00F70A44" w:rsidRPr="00F70A44" w:rsidRDefault="00F70A44" w:rsidP="00F70A44">
      <w:pPr>
        <w:ind w:left="0" w:hanging="2"/>
      </w:pPr>
    </w:p>
    <w:p w14:paraId="19573E52" w14:textId="77777777" w:rsidR="00F70A44" w:rsidRDefault="00F70A44">
      <w:pPr>
        <w:pStyle w:val="Heading3"/>
        <w:ind w:left="0" w:hanging="2"/>
      </w:pPr>
    </w:p>
    <w:p w14:paraId="38A85D41" w14:textId="77777777" w:rsidR="00F70A44" w:rsidRDefault="00F70A44" w:rsidP="00F70A44">
      <w:pPr>
        <w:ind w:left="0" w:hanging="2"/>
      </w:pPr>
    </w:p>
    <w:p w14:paraId="79CD85D8" w14:textId="77777777" w:rsidR="00F70A44" w:rsidRDefault="00F70A44" w:rsidP="00F70A44">
      <w:pPr>
        <w:ind w:left="0" w:hanging="2"/>
      </w:pPr>
    </w:p>
    <w:p w14:paraId="4B9D93D7" w14:textId="77777777" w:rsidR="00F70A44" w:rsidRPr="00F70A44" w:rsidRDefault="00F70A44" w:rsidP="00F70A44">
      <w:pPr>
        <w:ind w:left="0" w:hanging="2"/>
      </w:pPr>
    </w:p>
    <w:p w14:paraId="1ACFAB43" w14:textId="4D1AD481" w:rsidR="00A60CC0" w:rsidRDefault="00000000">
      <w:pPr>
        <w:pStyle w:val="Heading3"/>
        <w:ind w:left="0" w:hanging="2"/>
      </w:pPr>
      <w:bookmarkStart w:id="413" w:name="_Toc131272259"/>
      <w:r>
        <w:t>Use Case 6</w:t>
      </w:r>
      <w:bookmarkEnd w:id="413"/>
    </w:p>
    <w:p w14:paraId="2BE9F684" w14:textId="77777777" w:rsidR="00A60CC0" w:rsidRDefault="00A60CC0">
      <w:pPr>
        <w:ind w:left="0" w:hanging="2"/>
      </w:pPr>
    </w:p>
    <w:tbl>
      <w:tblPr>
        <w:tblStyle w:val="a9"/>
        <w:tblW w:w="10080" w:type="dxa"/>
        <w:tblInd w:w="-93" w:type="dxa"/>
        <w:tblBorders>
          <w:top w:val="nil"/>
          <w:left w:val="nil"/>
          <w:bottom w:val="nil"/>
          <w:right w:val="nil"/>
          <w:insideH w:val="single" w:sz="4" w:space="0" w:color="31849B"/>
          <w:insideV w:val="single" w:sz="4" w:space="0" w:color="31849B"/>
        </w:tblBorders>
        <w:tblLayout w:type="fixed"/>
        <w:tblLook w:val="0000" w:firstRow="0" w:lastRow="0" w:firstColumn="0" w:lastColumn="0" w:noHBand="0" w:noVBand="0"/>
      </w:tblPr>
      <w:tblGrid>
        <w:gridCol w:w="2310"/>
        <w:gridCol w:w="7770"/>
      </w:tblGrid>
      <w:tr w:rsidR="00A60CC0" w14:paraId="1DC4493C" w14:textId="77777777">
        <w:tc>
          <w:tcPr>
            <w:tcW w:w="2310" w:type="dxa"/>
            <w:shd w:val="clear" w:color="auto" w:fill="31849B"/>
          </w:tcPr>
          <w:p w14:paraId="49A3033D" w14:textId="77777777" w:rsidR="00A60CC0" w:rsidRDefault="00000000">
            <w:pPr>
              <w:ind w:left="0" w:hanging="2"/>
              <w:rPr>
                <w:color w:val="FFFFFF"/>
              </w:rPr>
            </w:pPr>
            <w:bookmarkStart w:id="414" w:name="_Toc131272260"/>
            <w:r>
              <w:rPr>
                <w:b/>
                <w:color w:val="FFFFFF"/>
              </w:rPr>
              <w:t>Use Case Number:</w:t>
            </w:r>
            <w:bookmarkEnd w:id="414"/>
          </w:p>
        </w:tc>
        <w:tc>
          <w:tcPr>
            <w:tcW w:w="7770" w:type="dxa"/>
            <w:shd w:val="clear" w:color="auto" w:fill="31849B"/>
          </w:tcPr>
          <w:p w14:paraId="0DC01A79" w14:textId="77777777" w:rsidR="00A60CC0" w:rsidRDefault="00000000">
            <w:pPr>
              <w:ind w:left="0" w:hanging="2"/>
              <w:rPr>
                <w:color w:val="FFFFFF"/>
              </w:rPr>
            </w:pPr>
            <w:bookmarkStart w:id="415" w:name="_Toc131272261"/>
            <w:r>
              <w:rPr>
                <w:color w:val="FFFFFF"/>
              </w:rPr>
              <w:t>UC-06</w:t>
            </w:r>
            <w:bookmarkEnd w:id="415"/>
          </w:p>
        </w:tc>
      </w:tr>
      <w:tr w:rsidR="00A60CC0" w14:paraId="2675DDA3" w14:textId="77777777">
        <w:trPr>
          <w:trHeight w:val="74"/>
        </w:trPr>
        <w:tc>
          <w:tcPr>
            <w:tcW w:w="2310" w:type="dxa"/>
          </w:tcPr>
          <w:p w14:paraId="0E3A3BE5" w14:textId="77777777" w:rsidR="00A60CC0" w:rsidRDefault="00000000">
            <w:pPr>
              <w:ind w:left="0" w:hanging="2"/>
            </w:pPr>
            <w:bookmarkStart w:id="416" w:name="_Toc131272262"/>
            <w:r>
              <w:rPr>
                <w:b/>
              </w:rPr>
              <w:t>Use Case Name:</w:t>
            </w:r>
            <w:bookmarkEnd w:id="416"/>
          </w:p>
        </w:tc>
        <w:tc>
          <w:tcPr>
            <w:tcW w:w="7770" w:type="dxa"/>
          </w:tcPr>
          <w:p w14:paraId="6B188366" w14:textId="77777777" w:rsidR="00A60CC0" w:rsidRDefault="00000000">
            <w:pPr>
              <w:ind w:left="0" w:hanging="2"/>
            </w:pPr>
            <w:bookmarkStart w:id="417" w:name="_Toc131272263"/>
            <w:r>
              <w:rPr>
                <w:rFonts w:ascii="Times New Roman" w:eastAsia="Times New Roman" w:hAnsi="Times New Roman" w:cs="Times New Roman"/>
                <w:sz w:val="22"/>
                <w:szCs w:val="22"/>
              </w:rPr>
              <w:t>Track the time</w:t>
            </w:r>
            <w:bookmarkEnd w:id="417"/>
          </w:p>
        </w:tc>
      </w:tr>
      <w:tr w:rsidR="00A60CC0" w14:paraId="28A535CB" w14:textId="77777777">
        <w:trPr>
          <w:trHeight w:val="74"/>
        </w:trPr>
        <w:tc>
          <w:tcPr>
            <w:tcW w:w="2310" w:type="dxa"/>
          </w:tcPr>
          <w:p w14:paraId="12C47A2E" w14:textId="77777777" w:rsidR="00A60CC0" w:rsidRDefault="00000000">
            <w:pPr>
              <w:ind w:left="0" w:hanging="2"/>
              <w:rPr>
                <w:rFonts w:ascii="Times New Roman" w:eastAsia="Times New Roman" w:hAnsi="Times New Roman" w:cs="Times New Roman"/>
                <w:sz w:val="22"/>
                <w:szCs w:val="22"/>
              </w:rPr>
            </w:pPr>
            <w:bookmarkStart w:id="418" w:name="_Toc131272264"/>
            <w:r>
              <w:rPr>
                <w:rFonts w:ascii="Times New Roman" w:eastAsia="Times New Roman" w:hAnsi="Times New Roman" w:cs="Times New Roman"/>
                <w:b/>
                <w:sz w:val="22"/>
                <w:szCs w:val="22"/>
              </w:rPr>
              <w:t>Actor(s):</w:t>
            </w:r>
            <w:bookmarkEnd w:id="418"/>
          </w:p>
        </w:tc>
        <w:tc>
          <w:tcPr>
            <w:tcW w:w="7770" w:type="dxa"/>
          </w:tcPr>
          <w:p w14:paraId="168FE086" w14:textId="77777777" w:rsidR="00A60CC0" w:rsidRDefault="00000000">
            <w:pPr>
              <w:ind w:left="0" w:hanging="2"/>
              <w:rPr>
                <w:rFonts w:ascii="Times New Roman" w:eastAsia="Times New Roman" w:hAnsi="Times New Roman" w:cs="Times New Roman"/>
                <w:sz w:val="22"/>
                <w:szCs w:val="22"/>
              </w:rPr>
            </w:pPr>
            <w:bookmarkStart w:id="419" w:name="_Toc131272265"/>
            <w:r>
              <w:rPr>
                <w:rFonts w:ascii="Times New Roman" w:eastAsia="Times New Roman" w:hAnsi="Times New Roman" w:cs="Times New Roman"/>
                <w:sz w:val="22"/>
                <w:szCs w:val="22"/>
              </w:rPr>
              <w:t>Driver</w:t>
            </w:r>
            <w:bookmarkEnd w:id="419"/>
          </w:p>
        </w:tc>
      </w:tr>
      <w:tr w:rsidR="00A60CC0" w14:paraId="79FF4948" w14:textId="77777777">
        <w:trPr>
          <w:trHeight w:val="74"/>
        </w:trPr>
        <w:tc>
          <w:tcPr>
            <w:tcW w:w="2310" w:type="dxa"/>
          </w:tcPr>
          <w:p w14:paraId="650D80AA" w14:textId="77777777" w:rsidR="00A60CC0" w:rsidRDefault="00000000">
            <w:pPr>
              <w:ind w:left="0" w:hanging="2"/>
              <w:rPr>
                <w:rFonts w:ascii="Times New Roman" w:eastAsia="Times New Roman" w:hAnsi="Times New Roman" w:cs="Times New Roman"/>
                <w:sz w:val="22"/>
                <w:szCs w:val="22"/>
              </w:rPr>
            </w:pPr>
            <w:bookmarkStart w:id="420" w:name="_Toc131272266"/>
            <w:r>
              <w:rPr>
                <w:rFonts w:ascii="Times New Roman" w:eastAsia="Times New Roman" w:hAnsi="Times New Roman" w:cs="Times New Roman"/>
                <w:b/>
                <w:sz w:val="22"/>
                <w:szCs w:val="22"/>
              </w:rPr>
              <w:t>Description:</w:t>
            </w:r>
            <w:bookmarkEnd w:id="420"/>
          </w:p>
        </w:tc>
        <w:tc>
          <w:tcPr>
            <w:tcW w:w="7770" w:type="dxa"/>
          </w:tcPr>
          <w:p w14:paraId="520DE461" w14:textId="77777777" w:rsidR="00A60CC0" w:rsidRDefault="00000000">
            <w:pPr>
              <w:spacing w:line="276" w:lineRule="auto"/>
              <w:ind w:left="0" w:hanging="2"/>
              <w:rPr>
                <w:rFonts w:ascii="Times New Roman" w:eastAsia="Times New Roman" w:hAnsi="Times New Roman" w:cs="Times New Roman"/>
              </w:rPr>
            </w:pPr>
            <w:bookmarkStart w:id="421" w:name="_Toc131272267"/>
            <w:r>
              <w:rPr>
                <w:rFonts w:ascii="Times New Roman" w:eastAsia="Times New Roman" w:hAnsi="Times New Roman" w:cs="Times New Roman"/>
                <w:sz w:val="22"/>
                <w:szCs w:val="22"/>
              </w:rPr>
              <w:t>The process of tracking the time of a user's entry into a parking garage using a QR code in the mobile app.</w:t>
            </w:r>
            <w:bookmarkEnd w:id="421"/>
            <w:r>
              <w:rPr>
                <w:rFonts w:ascii="Times New Roman" w:eastAsia="Times New Roman" w:hAnsi="Times New Roman" w:cs="Times New Roman"/>
                <w:sz w:val="22"/>
                <w:szCs w:val="22"/>
              </w:rPr>
              <w:t xml:space="preserve"> </w:t>
            </w:r>
          </w:p>
        </w:tc>
      </w:tr>
      <w:tr w:rsidR="00A60CC0" w14:paraId="121FF023" w14:textId="77777777">
        <w:trPr>
          <w:trHeight w:val="74"/>
        </w:trPr>
        <w:tc>
          <w:tcPr>
            <w:tcW w:w="2310" w:type="dxa"/>
          </w:tcPr>
          <w:p w14:paraId="51AB4C83" w14:textId="77777777" w:rsidR="00A60CC0" w:rsidRDefault="00000000">
            <w:pPr>
              <w:ind w:left="0" w:hanging="2"/>
              <w:rPr>
                <w:rFonts w:ascii="Times New Roman" w:eastAsia="Times New Roman" w:hAnsi="Times New Roman" w:cs="Times New Roman"/>
                <w:sz w:val="22"/>
                <w:szCs w:val="22"/>
              </w:rPr>
            </w:pPr>
            <w:bookmarkStart w:id="422" w:name="_Toc131272268"/>
            <w:r>
              <w:rPr>
                <w:rFonts w:ascii="Times New Roman" w:eastAsia="Times New Roman" w:hAnsi="Times New Roman" w:cs="Times New Roman"/>
                <w:b/>
                <w:sz w:val="22"/>
                <w:szCs w:val="22"/>
              </w:rPr>
              <w:t>Priority (Release)</w:t>
            </w:r>
            <w:bookmarkEnd w:id="422"/>
          </w:p>
        </w:tc>
        <w:tc>
          <w:tcPr>
            <w:tcW w:w="7770" w:type="dxa"/>
          </w:tcPr>
          <w:p w14:paraId="33A31316" w14:textId="77777777" w:rsidR="00A60CC0" w:rsidRDefault="00000000">
            <w:pPr>
              <w:ind w:left="0" w:hanging="2"/>
              <w:rPr>
                <w:rFonts w:ascii="Times New Roman" w:eastAsia="Times New Roman" w:hAnsi="Times New Roman" w:cs="Times New Roman"/>
                <w:sz w:val="22"/>
                <w:szCs w:val="22"/>
              </w:rPr>
            </w:pPr>
            <w:bookmarkStart w:id="423" w:name="_Toc131272269"/>
            <w:r>
              <w:rPr>
                <w:rFonts w:ascii="Times New Roman" w:eastAsia="Times New Roman" w:hAnsi="Times New Roman" w:cs="Times New Roman"/>
                <w:sz w:val="22"/>
                <w:szCs w:val="22"/>
              </w:rPr>
              <w:t>R1</w:t>
            </w:r>
            <w:bookmarkEnd w:id="423"/>
          </w:p>
        </w:tc>
      </w:tr>
      <w:tr w:rsidR="00A60CC0" w14:paraId="5B36E640" w14:textId="77777777">
        <w:trPr>
          <w:trHeight w:val="74"/>
        </w:trPr>
        <w:tc>
          <w:tcPr>
            <w:tcW w:w="2310" w:type="dxa"/>
          </w:tcPr>
          <w:p w14:paraId="6E4C2A94" w14:textId="77777777" w:rsidR="00A60CC0" w:rsidRDefault="00000000">
            <w:pPr>
              <w:ind w:left="0" w:hanging="2"/>
              <w:rPr>
                <w:rFonts w:ascii="Times New Roman" w:eastAsia="Times New Roman" w:hAnsi="Times New Roman" w:cs="Times New Roman"/>
                <w:sz w:val="22"/>
                <w:szCs w:val="22"/>
              </w:rPr>
            </w:pPr>
            <w:bookmarkStart w:id="424" w:name="_Toc131272270"/>
            <w:r>
              <w:rPr>
                <w:rFonts w:ascii="Times New Roman" w:eastAsia="Times New Roman" w:hAnsi="Times New Roman" w:cs="Times New Roman"/>
                <w:b/>
                <w:sz w:val="22"/>
                <w:szCs w:val="22"/>
              </w:rPr>
              <w:t>Trigger:</w:t>
            </w:r>
            <w:bookmarkEnd w:id="424"/>
          </w:p>
        </w:tc>
        <w:tc>
          <w:tcPr>
            <w:tcW w:w="7770" w:type="dxa"/>
          </w:tcPr>
          <w:p w14:paraId="7B0A74FC" w14:textId="77777777" w:rsidR="00A60CC0" w:rsidRDefault="00000000">
            <w:pPr>
              <w:spacing w:line="276" w:lineRule="auto"/>
              <w:ind w:left="0" w:hanging="2"/>
              <w:rPr>
                <w:rFonts w:ascii="Times New Roman" w:eastAsia="Times New Roman" w:hAnsi="Times New Roman" w:cs="Times New Roman"/>
              </w:rPr>
            </w:pPr>
            <w:bookmarkStart w:id="425" w:name="_Toc131272271"/>
            <w:r>
              <w:rPr>
                <w:rFonts w:ascii="Times New Roman" w:eastAsia="Times New Roman" w:hAnsi="Times New Roman" w:cs="Times New Roman"/>
                <w:sz w:val="22"/>
                <w:szCs w:val="22"/>
              </w:rPr>
              <w:t>External -  user's arrival at the parking garage and their presentation of the QR code to the special machine</w:t>
            </w:r>
            <w:bookmarkEnd w:id="425"/>
            <w:r>
              <w:rPr>
                <w:rFonts w:ascii="Times New Roman" w:eastAsia="Times New Roman" w:hAnsi="Times New Roman" w:cs="Times New Roman"/>
                <w:sz w:val="22"/>
                <w:szCs w:val="22"/>
              </w:rPr>
              <w:t xml:space="preserve"> </w:t>
            </w:r>
          </w:p>
        </w:tc>
      </w:tr>
      <w:tr w:rsidR="00A60CC0" w14:paraId="44851EFF" w14:textId="77777777">
        <w:trPr>
          <w:trHeight w:val="1097"/>
        </w:trPr>
        <w:tc>
          <w:tcPr>
            <w:tcW w:w="2310" w:type="dxa"/>
          </w:tcPr>
          <w:p w14:paraId="642C0515" w14:textId="77777777" w:rsidR="00A60CC0" w:rsidRDefault="00000000">
            <w:pPr>
              <w:ind w:left="0" w:hanging="2"/>
              <w:rPr>
                <w:rFonts w:ascii="Times New Roman" w:eastAsia="Times New Roman" w:hAnsi="Times New Roman" w:cs="Times New Roman"/>
                <w:sz w:val="22"/>
                <w:szCs w:val="22"/>
              </w:rPr>
            </w:pPr>
            <w:bookmarkStart w:id="426" w:name="_Toc131272272"/>
            <w:r>
              <w:rPr>
                <w:rFonts w:ascii="Times New Roman" w:eastAsia="Times New Roman" w:hAnsi="Times New Roman" w:cs="Times New Roman"/>
                <w:b/>
                <w:sz w:val="22"/>
                <w:szCs w:val="22"/>
              </w:rPr>
              <w:t>Pre-condition(s):</w:t>
            </w:r>
            <w:bookmarkEnd w:id="426"/>
          </w:p>
        </w:tc>
        <w:tc>
          <w:tcPr>
            <w:tcW w:w="7770" w:type="dxa"/>
          </w:tcPr>
          <w:p w14:paraId="07CBDCAF" w14:textId="77777777" w:rsidR="00A60CC0" w:rsidRDefault="00000000">
            <w:pPr>
              <w:numPr>
                <w:ilvl w:val="0"/>
                <w:numId w:val="58"/>
              </w:numPr>
              <w:spacing w:before="240" w:line="276" w:lineRule="auto"/>
              <w:ind w:left="0" w:hanging="2"/>
              <w:rPr>
                <w:rFonts w:ascii="Times New Roman" w:eastAsia="Times New Roman" w:hAnsi="Times New Roman" w:cs="Times New Roman"/>
                <w:sz w:val="22"/>
                <w:szCs w:val="22"/>
              </w:rPr>
            </w:pPr>
            <w:bookmarkStart w:id="427" w:name="_Toc131272273"/>
            <w:r>
              <w:rPr>
                <w:rFonts w:ascii="Times New Roman" w:eastAsia="Times New Roman" w:hAnsi="Times New Roman" w:cs="Times New Roman"/>
                <w:sz w:val="22"/>
                <w:szCs w:val="22"/>
              </w:rPr>
              <w:t>The user has installed the mobile app and registered for an account.</w:t>
            </w:r>
            <w:bookmarkEnd w:id="427"/>
          </w:p>
          <w:p w14:paraId="32DDE830" w14:textId="77777777" w:rsidR="00A60CC0" w:rsidRDefault="00000000">
            <w:pPr>
              <w:numPr>
                <w:ilvl w:val="0"/>
                <w:numId w:val="58"/>
              </w:numPr>
              <w:spacing w:line="276" w:lineRule="auto"/>
              <w:ind w:left="0" w:hanging="2"/>
              <w:rPr>
                <w:rFonts w:ascii="Times New Roman" w:eastAsia="Times New Roman" w:hAnsi="Times New Roman" w:cs="Times New Roman"/>
                <w:sz w:val="22"/>
                <w:szCs w:val="22"/>
              </w:rPr>
            </w:pPr>
            <w:bookmarkStart w:id="428" w:name="_Toc131272274"/>
            <w:r>
              <w:rPr>
                <w:rFonts w:ascii="Times New Roman" w:eastAsia="Times New Roman" w:hAnsi="Times New Roman" w:cs="Times New Roman"/>
                <w:sz w:val="22"/>
                <w:szCs w:val="22"/>
              </w:rPr>
              <w:t xml:space="preserve">The user has made a reservation for a parking </w:t>
            </w:r>
            <w:proofErr w:type="spellStart"/>
            <w:r>
              <w:rPr>
                <w:rFonts w:ascii="Times New Roman" w:eastAsia="Times New Roman" w:hAnsi="Times New Roman" w:cs="Times New Roman"/>
                <w:sz w:val="22"/>
                <w:szCs w:val="22"/>
              </w:rPr>
              <w:t>slot</w:t>
            </w:r>
            <w:proofErr w:type="spellEnd"/>
            <w:r>
              <w:rPr>
                <w:rFonts w:ascii="Times New Roman" w:eastAsia="Times New Roman" w:hAnsi="Times New Roman" w:cs="Times New Roman"/>
                <w:sz w:val="22"/>
                <w:szCs w:val="22"/>
              </w:rPr>
              <w:t xml:space="preserve"> in the garage.</w:t>
            </w:r>
            <w:bookmarkEnd w:id="428"/>
          </w:p>
          <w:p w14:paraId="06213F46" w14:textId="77777777" w:rsidR="00A60CC0" w:rsidRDefault="00000000">
            <w:pPr>
              <w:numPr>
                <w:ilvl w:val="0"/>
                <w:numId w:val="58"/>
              </w:numPr>
              <w:spacing w:after="240" w:line="276" w:lineRule="auto"/>
              <w:ind w:left="0" w:hanging="2"/>
              <w:rPr>
                <w:rFonts w:ascii="Times New Roman" w:eastAsia="Times New Roman" w:hAnsi="Times New Roman" w:cs="Times New Roman"/>
                <w:sz w:val="22"/>
                <w:szCs w:val="22"/>
              </w:rPr>
            </w:pPr>
            <w:bookmarkStart w:id="429" w:name="_Toc131272275"/>
            <w:r>
              <w:rPr>
                <w:rFonts w:ascii="Times New Roman" w:eastAsia="Times New Roman" w:hAnsi="Times New Roman" w:cs="Times New Roman"/>
                <w:sz w:val="22"/>
                <w:szCs w:val="22"/>
              </w:rPr>
              <w:t>The user has generated a QR code for their reservation in the mobile app.</w:t>
            </w:r>
            <w:bookmarkEnd w:id="429"/>
          </w:p>
        </w:tc>
      </w:tr>
      <w:tr w:rsidR="00A60CC0" w14:paraId="52F50351" w14:textId="77777777">
        <w:trPr>
          <w:trHeight w:val="2625"/>
        </w:trPr>
        <w:tc>
          <w:tcPr>
            <w:tcW w:w="2310" w:type="dxa"/>
          </w:tcPr>
          <w:p w14:paraId="4202E9D0" w14:textId="77777777" w:rsidR="00A60CC0" w:rsidRDefault="00000000">
            <w:pPr>
              <w:ind w:left="0" w:hanging="2"/>
              <w:rPr>
                <w:rFonts w:ascii="Times New Roman" w:eastAsia="Times New Roman" w:hAnsi="Times New Roman" w:cs="Times New Roman"/>
                <w:sz w:val="22"/>
                <w:szCs w:val="22"/>
              </w:rPr>
            </w:pPr>
            <w:bookmarkStart w:id="430" w:name="_Toc131272276"/>
            <w:r>
              <w:rPr>
                <w:rFonts w:ascii="Times New Roman" w:eastAsia="Times New Roman" w:hAnsi="Times New Roman" w:cs="Times New Roman"/>
                <w:b/>
                <w:sz w:val="22"/>
                <w:szCs w:val="22"/>
              </w:rPr>
              <w:t>Main (Success) Flow:</w:t>
            </w:r>
            <w:bookmarkEnd w:id="430"/>
          </w:p>
        </w:tc>
        <w:tc>
          <w:tcPr>
            <w:tcW w:w="7770" w:type="dxa"/>
          </w:tcPr>
          <w:p w14:paraId="04D0ADDA" w14:textId="77777777" w:rsidR="00A60CC0" w:rsidRDefault="00000000">
            <w:pPr>
              <w:numPr>
                <w:ilvl w:val="0"/>
                <w:numId w:val="40"/>
              </w:numPr>
              <w:spacing w:before="240" w:line="276" w:lineRule="auto"/>
              <w:ind w:left="0" w:hanging="2"/>
              <w:rPr>
                <w:rFonts w:ascii="Times New Roman" w:eastAsia="Times New Roman" w:hAnsi="Times New Roman" w:cs="Times New Roman"/>
                <w:sz w:val="22"/>
                <w:szCs w:val="22"/>
              </w:rPr>
            </w:pPr>
            <w:bookmarkStart w:id="431" w:name="_Toc131272277"/>
            <w:r>
              <w:rPr>
                <w:rFonts w:ascii="Times New Roman" w:eastAsia="Times New Roman" w:hAnsi="Times New Roman" w:cs="Times New Roman"/>
                <w:sz w:val="22"/>
                <w:szCs w:val="22"/>
              </w:rPr>
              <w:t>The user arrives at the parking garage entrance.</w:t>
            </w:r>
            <w:bookmarkEnd w:id="431"/>
          </w:p>
          <w:p w14:paraId="54AA3D24" w14:textId="77777777" w:rsidR="00A60CC0" w:rsidRDefault="00000000">
            <w:pPr>
              <w:numPr>
                <w:ilvl w:val="0"/>
                <w:numId w:val="40"/>
              </w:numPr>
              <w:spacing w:line="276" w:lineRule="auto"/>
              <w:ind w:left="0" w:hanging="2"/>
              <w:rPr>
                <w:rFonts w:ascii="Times New Roman" w:eastAsia="Times New Roman" w:hAnsi="Times New Roman" w:cs="Times New Roman"/>
                <w:sz w:val="22"/>
                <w:szCs w:val="22"/>
              </w:rPr>
            </w:pPr>
            <w:bookmarkStart w:id="432" w:name="_Toc131272278"/>
            <w:r>
              <w:rPr>
                <w:rFonts w:ascii="Times New Roman" w:eastAsia="Times New Roman" w:hAnsi="Times New Roman" w:cs="Times New Roman"/>
                <w:sz w:val="22"/>
                <w:szCs w:val="22"/>
              </w:rPr>
              <w:t>The user shows the QR code from the mobile app to the special machine.</w:t>
            </w:r>
            <w:bookmarkEnd w:id="432"/>
          </w:p>
          <w:p w14:paraId="21F869B8" w14:textId="77777777" w:rsidR="00A60CC0" w:rsidRDefault="00000000">
            <w:pPr>
              <w:numPr>
                <w:ilvl w:val="0"/>
                <w:numId w:val="40"/>
              </w:numPr>
              <w:spacing w:line="276" w:lineRule="auto"/>
              <w:ind w:left="0" w:hanging="2"/>
              <w:rPr>
                <w:rFonts w:ascii="Times New Roman" w:eastAsia="Times New Roman" w:hAnsi="Times New Roman" w:cs="Times New Roman"/>
                <w:sz w:val="22"/>
                <w:szCs w:val="22"/>
              </w:rPr>
            </w:pPr>
            <w:bookmarkStart w:id="433" w:name="_Toc131272279"/>
            <w:r>
              <w:rPr>
                <w:rFonts w:ascii="Times New Roman" w:eastAsia="Times New Roman" w:hAnsi="Times New Roman" w:cs="Times New Roman"/>
                <w:sz w:val="22"/>
                <w:szCs w:val="22"/>
              </w:rPr>
              <w:t>The special machine reads the QR code from the smartphone and confirms the user's entry.</w:t>
            </w:r>
            <w:bookmarkEnd w:id="433"/>
          </w:p>
          <w:p w14:paraId="51FC70F0" w14:textId="3C390679" w:rsidR="00A60CC0" w:rsidRDefault="00000000">
            <w:pPr>
              <w:numPr>
                <w:ilvl w:val="0"/>
                <w:numId w:val="40"/>
              </w:numPr>
              <w:spacing w:line="276" w:lineRule="auto"/>
              <w:ind w:left="0" w:hanging="2"/>
              <w:rPr>
                <w:rFonts w:ascii="Times New Roman" w:eastAsia="Times New Roman" w:hAnsi="Times New Roman" w:cs="Times New Roman"/>
                <w:sz w:val="22"/>
                <w:szCs w:val="22"/>
              </w:rPr>
            </w:pPr>
            <w:bookmarkStart w:id="434" w:name="_Toc131272280"/>
            <w:r>
              <w:rPr>
                <w:rFonts w:ascii="Times New Roman" w:eastAsia="Times New Roman" w:hAnsi="Times New Roman" w:cs="Times New Roman"/>
                <w:sz w:val="22"/>
                <w:szCs w:val="22"/>
              </w:rPr>
              <w:t>The system records the user's entry</w:t>
            </w:r>
            <w:r w:rsidR="00267932">
              <w:rPr>
                <w:rFonts w:ascii="Times New Roman" w:eastAsia="Times New Roman" w:hAnsi="Times New Roman" w:cs="Times New Roman"/>
                <w:sz w:val="22"/>
                <w:szCs w:val="22"/>
              </w:rPr>
              <w:t>.</w:t>
            </w:r>
            <w:bookmarkEnd w:id="434"/>
            <w:r w:rsidR="00267932">
              <w:rPr>
                <w:rFonts w:ascii="Times New Roman" w:eastAsia="Times New Roman" w:hAnsi="Times New Roman" w:cs="Times New Roman"/>
                <w:sz w:val="22"/>
                <w:szCs w:val="22"/>
              </w:rPr>
              <w:t xml:space="preserve"> </w:t>
            </w:r>
          </w:p>
          <w:p w14:paraId="5C8590C3" w14:textId="77777777" w:rsidR="00A60CC0" w:rsidRDefault="00000000">
            <w:pPr>
              <w:numPr>
                <w:ilvl w:val="0"/>
                <w:numId w:val="40"/>
              </w:numPr>
              <w:spacing w:line="276" w:lineRule="auto"/>
              <w:ind w:left="0" w:hanging="2"/>
              <w:rPr>
                <w:rFonts w:ascii="Times New Roman" w:eastAsia="Times New Roman" w:hAnsi="Times New Roman" w:cs="Times New Roman"/>
                <w:sz w:val="22"/>
                <w:szCs w:val="22"/>
              </w:rPr>
            </w:pPr>
            <w:bookmarkStart w:id="435" w:name="_Toc131272281"/>
            <w:r>
              <w:rPr>
                <w:rFonts w:ascii="Times New Roman" w:eastAsia="Times New Roman" w:hAnsi="Times New Roman" w:cs="Times New Roman"/>
                <w:sz w:val="22"/>
                <w:szCs w:val="22"/>
              </w:rPr>
              <w:t>The gateway opens and the user enters the parking garage.</w:t>
            </w:r>
            <w:bookmarkEnd w:id="435"/>
          </w:p>
          <w:p w14:paraId="0B0F600F" w14:textId="77777777" w:rsidR="00A60CC0" w:rsidRDefault="00000000">
            <w:pPr>
              <w:numPr>
                <w:ilvl w:val="0"/>
                <w:numId w:val="40"/>
              </w:numPr>
              <w:spacing w:after="240" w:line="276" w:lineRule="auto"/>
              <w:ind w:left="0" w:hanging="2"/>
              <w:rPr>
                <w:rFonts w:ascii="Times New Roman" w:eastAsia="Times New Roman" w:hAnsi="Times New Roman" w:cs="Times New Roman"/>
                <w:sz w:val="22"/>
                <w:szCs w:val="22"/>
              </w:rPr>
            </w:pPr>
            <w:bookmarkStart w:id="436" w:name="_Toc131272282"/>
            <w:r>
              <w:rPr>
                <w:rFonts w:ascii="Times New Roman" w:eastAsia="Times New Roman" w:hAnsi="Times New Roman" w:cs="Times New Roman"/>
                <w:sz w:val="22"/>
                <w:szCs w:val="22"/>
              </w:rPr>
              <w:t>The system completes tracking of a total time when the user clicks “I am ready to exit”.</w:t>
            </w:r>
            <w:bookmarkEnd w:id="436"/>
            <w:r>
              <w:rPr>
                <w:rFonts w:ascii="Times New Roman" w:eastAsia="Times New Roman" w:hAnsi="Times New Roman" w:cs="Times New Roman"/>
                <w:sz w:val="22"/>
                <w:szCs w:val="22"/>
              </w:rPr>
              <w:t xml:space="preserve"> </w:t>
            </w:r>
          </w:p>
          <w:p w14:paraId="67E4E368" w14:textId="77777777" w:rsidR="00A60CC0" w:rsidRDefault="00A60CC0">
            <w:pPr>
              <w:ind w:left="0" w:hanging="2"/>
              <w:rPr>
                <w:rFonts w:ascii="Times New Roman" w:eastAsia="Times New Roman" w:hAnsi="Times New Roman" w:cs="Times New Roman"/>
                <w:sz w:val="22"/>
                <w:szCs w:val="22"/>
              </w:rPr>
            </w:pPr>
          </w:p>
        </w:tc>
      </w:tr>
      <w:tr w:rsidR="00A60CC0" w14:paraId="248C7A3B" w14:textId="77777777">
        <w:trPr>
          <w:trHeight w:val="74"/>
        </w:trPr>
        <w:tc>
          <w:tcPr>
            <w:tcW w:w="2310" w:type="dxa"/>
          </w:tcPr>
          <w:p w14:paraId="1C8D21E7" w14:textId="77777777" w:rsidR="00A60CC0" w:rsidRDefault="00000000">
            <w:pPr>
              <w:ind w:left="0" w:hanging="2"/>
              <w:rPr>
                <w:rFonts w:ascii="Times New Roman" w:eastAsia="Times New Roman" w:hAnsi="Times New Roman" w:cs="Times New Roman"/>
                <w:sz w:val="22"/>
                <w:szCs w:val="22"/>
              </w:rPr>
            </w:pPr>
            <w:bookmarkStart w:id="437" w:name="_Toc131272283"/>
            <w:r>
              <w:rPr>
                <w:rFonts w:ascii="Times New Roman" w:eastAsia="Times New Roman" w:hAnsi="Times New Roman" w:cs="Times New Roman"/>
                <w:b/>
                <w:sz w:val="22"/>
                <w:szCs w:val="22"/>
              </w:rPr>
              <w:t>Alternate Flows:</w:t>
            </w:r>
            <w:bookmarkEnd w:id="437"/>
          </w:p>
        </w:tc>
        <w:tc>
          <w:tcPr>
            <w:tcW w:w="7770" w:type="dxa"/>
          </w:tcPr>
          <w:p w14:paraId="6D5A6ED6" w14:textId="77777777" w:rsidR="00A60CC0" w:rsidRDefault="00000000">
            <w:pPr>
              <w:spacing w:line="276" w:lineRule="auto"/>
              <w:ind w:left="0" w:hanging="2"/>
              <w:rPr>
                <w:rFonts w:ascii="Times New Roman" w:eastAsia="Times New Roman" w:hAnsi="Times New Roman" w:cs="Times New Roman"/>
                <w:sz w:val="22"/>
                <w:szCs w:val="22"/>
              </w:rPr>
            </w:pPr>
            <w:bookmarkStart w:id="438" w:name="_Toc131272284"/>
            <w:r>
              <w:rPr>
                <w:rFonts w:ascii="Times New Roman" w:eastAsia="Times New Roman" w:hAnsi="Times New Roman" w:cs="Times New Roman"/>
                <w:sz w:val="22"/>
                <w:szCs w:val="22"/>
              </w:rPr>
              <w:t>Alternate Flow #1: The user's payment method is invalid. The following steps occur:</w:t>
            </w:r>
            <w:bookmarkEnd w:id="438"/>
          </w:p>
          <w:p w14:paraId="415AF25E" w14:textId="77777777" w:rsidR="00A60CC0" w:rsidRDefault="00000000">
            <w:pPr>
              <w:numPr>
                <w:ilvl w:val="0"/>
                <w:numId w:val="63"/>
              </w:numPr>
              <w:spacing w:before="240" w:line="276" w:lineRule="auto"/>
              <w:ind w:left="0" w:hanging="2"/>
              <w:rPr>
                <w:rFonts w:ascii="Times New Roman" w:eastAsia="Times New Roman" w:hAnsi="Times New Roman" w:cs="Times New Roman"/>
                <w:sz w:val="22"/>
                <w:szCs w:val="22"/>
              </w:rPr>
            </w:pPr>
            <w:bookmarkStart w:id="439" w:name="_Toc131272285"/>
            <w:r>
              <w:rPr>
                <w:rFonts w:ascii="Times New Roman" w:eastAsia="Times New Roman" w:hAnsi="Times New Roman" w:cs="Times New Roman"/>
                <w:sz w:val="22"/>
                <w:szCs w:val="22"/>
              </w:rPr>
              <w:t>System displays an error message indicating that the payment method is invalid.</w:t>
            </w:r>
            <w:bookmarkEnd w:id="439"/>
          </w:p>
          <w:p w14:paraId="5910C5E8" w14:textId="77777777" w:rsidR="00A60CC0" w:rsidRDefault="00000000">
            <w:pPr>
              <w:numPr>
                <w:ilvl w:val="0"/>
                <w:numId w:val="63"/>
              </w:numPr>
              <w:spacing w:after="240" w:line="276" w:lineRule="auto"/>
              <w:ind w:left="0" w:hanging="2"/>
              <w:rPr>
                <w:rFonts w:ascii="Times New Roman" w:eastAsia="Times New Roman" w:hAnsi="Times New Roman" w:cs="Times New Roman"/>
                <w:sz w:val="22"/>
                <w:szCs w:val="22"/>
              </w:rPr>
            </w:pPr>
            <w:bookmarkStart w:id="440" w:name="_Toc131272286"/>
            <w:r>
              <w:rPr>
                <w:rFonts w:ascii="Times New Roman" w:eastAsia="Times New Roman" w:hAnsi="Times New Roman" w:cs="Times New Roman"/>
                <w:sz w:val="22"/>
                <w:szCs w:val="22"/>
              </w:rPr>
              <w:t>User returns to step 1 of the main flow to update the payment method.</w:t>
            </w:r>
            <w:bookmarkEnd w:id="440"/>
          </w:p>
          <w:p w14:paraId="7385333D" w14:textId="77777777" w:rsidR="00A60CC0" w:rsidRDefault="00000000">
            <w:pPr>
              <w:spacing w:line="276" w:lineRule="auto"/>
              <w:ind w:left="0" w:hanging="2"/>
              <w:rPr>
                <w:rFonts w:ascii="Times New Roman" w:eastAsia="Times New Roman" w:hAnsi="Times New Roman" w:cs="Times New Roman"/>
                <w:sz w:val="22"/>
                <w:szCs w:val="22"/>
              </w:rPr>
            </w:pPr>
            <w:bookmarkStart w:id="441" w:name="_Toc131272287"/>
            <w:r>
              <w:rPr>
                <w:rFonts w:ascii="Times New Roman" w:eastAsia="Times New Roman" w:hAnsi="Times New Roman" w:cs="Times New Roman"/>
                <w:sz w:val="22"/>
                <w:szCs w:val="22"/>
              </w:rPr>
              <w:t>Alternate Flow #2: The user's account balance is insufficient. The following steps occur:</w:t>
            </w:r>
            <w:bookmarkEnd w:id="441"/>
          </w:p>
          <w:p w14:paraId="580BA2D2" w14:textId="77777777" w:rsidR="00A60CC0" w:rsidRDefault="00000000">
            <w:pPr>
              <w:numPr>
                <w:ilvl w:val="0"/>
                <w:numId w:val="31"/>
              </w:numPr>
              <w:spacing w:before="240" w:line="276" w:lineRule="auto"/>
              <w:ind w:left="0" w:hanging="2"/>
              <w:rPr>
                <w:rFonts w:ascii="Times New Roman" w:eastAsia="Times New Roman" w:hAnsi="Times New Roman" w:cs="Times New Roman"/>
                <w:sz w:val="22"/>
                <w:szCs w:val="22"/>
              </w:rPr>
            </w:pPr>
            <w:bookmarkStart w:id="442" w:name="_Toc131272288"/>
            <w:r>
              <w:rPr>
                <w:rFonts w:ascii="Times New Roman" w:eastAsia="Times New Roman" w:hAnsi="Times New Roman" w:cs="Times New Roman"/>
                <w:sz w:val="22"/>
                <w:szCs w:val="22"/>
              </w:rPr>
              <w:t>System displays an error message indicating that the account balance is insufficient.</w:t>
            </w:r>
            <w:bookmarkEnd w:id="442"/>
          </w:p>
          <w:p w14:paraId="51722F46" w14:textId="77777777" w:rsidR="00A60CC0" w:rsidRDefault="00000000">
            <w:pPr>
              <w:numPr>
                <w:ilvl w:val="0"/>
                <w:numId w:val="31"/>
              </w:numPr>
              <w:spacing w:after="240" w:line="276" w:lineRule="auto"/>
              <w:ind w:left="0" w:hanging="2"/>
              <w:rPr>
                <w:rFonts w:ascii="Times New Roman" w:eastAsia="Times New Roman" w:hAnsi="Times New Roman" w:cs="Times New Roman"/>
                <w:sz w:val="22"/>
                <w:szCs w:val="22"/>
              </w:rPr>
            </w:pPr>
            <w:bookmarkStart w:id="443" w:name="_Toc131272289"/>
            <w:r>
              <w:rPr>
                <w:rFonts w:ascii="Times New Roman" w:eastAsia="Times New Roman" w:hAnsi="Times New Roman" w:cs="Times New Roman"/>
                <w:sz w:val="22"/>
                <w:szCs w:val="22"/>
              </w:rPr>
              <w:t>User returns to step 1 of the main flow to add funds to the account.</w:t>
            </w:r>
            <w:bookmarkEnd w:id="443"/>
          </w:p>
        </w:tc>
      </w:tr>
      <w:tr w:rsidR="00A60CC0" w14:paraId="514EF223" w14:textId="77777777">
        <w:trPr>
          <w:trHeight w:val="74"/>
        </w:trPr>
        <w:tc>
          <w:tcPr>
            <w:tcW w:w="2310" w:type="dxa"/>
          </w:tcPr>
          <w:p w14:paraId="3C39EF31" w14:textId="77777777" w:rsidR="00A60CC0" w:rsidRDefault="00000000">
            <w:pPr>
              <w:ind w:left="0" w:hanging="2"/>
              <w:rPr>
                <w:rFonts w:ascii="Times New Roman" w:eastAsia="Times New Roman" w:hAnsi="Times New Roman" w:cs="Times New Roman"/>
                <w:sz w:val="22"/>
                <w:szCs w:val="22"/>
              </w:rPr>
            </w:pPr>
            <w:bookmarkStart w:id="444" w:name="_Toc131272290"/>
            <w:r>
              <w:rPr>
                <w:rFonts w:ascii="Times New Roman" w:eastAsia="Times New Roman" w:hAnsi="Times New Roman" w:cs="Times New Roman"/>
                <w:b/>
                <w:sz w:val="22"/>
                <w:szCs w:val="22"/>
              </w:rPr>
              <w:lastRenderedPageBreak/>
              <w:t>Post Condition:</w:t>
            </w:r>
            <w:bookmarkEnd w:id="444"/>
          </w:p>
        </w:tc>
        <w:tc>
          <w:tcPr>
            <w:tcW w:w="7770" w:type="dxa"/>
          </w:tcPr>
          <w:p w14:paraId="159A08C4" w14:textId="77777777" w:rsidR="00A60CC0" w:rsidRDefault="00000000">
            <w:pPr>
              <w:numPr>
                <w:ilvl w:val="0"/>
                <w:numId w:val="49"/>
              </w:numPr>
              <w:spacing w:before="240" w:after="240" w:line="276" w:lineRule="auto"/>
              <w:ind w:left="0" w:hanging="2"/>
              <w:rPr>
                <w:rFonts w:ascii="Times New Roman" w:eastAsia="Times New Roman" w:hAnsi="Times New Roman" w:cs="Times New Roman"/>
                <w:sz w:val="22"/>
                <w:szCs w:val="22"/>
              </w:rPr>
            </w:pPr>
            <w:bookmarkStart w:id="445" w:name="_Toc131272291"/>
            <w:r>
              <w:rPr>
                <w:rFonts w:ascii="Times New Roman" w:eastAsia="Times New Roman" w:hAnsi="Times New Roman" w:cs="Times New Roman"/>
                <w:sz w:val="22"/>
                <w:szCs w:val="22"/>
              </w:rPr>
              <w:t>The system has recorded the user's entry time.</w:t>
            </w:r>
            <w:bookmarkEnd w:id="445"/>
          </w:p>
        </w:tc>
      </w:tr>
      <w:tr w:rsidR="00A60CC0" w14:paraId="764C04D4" w14:textId="77777777">
        <w:trPr>
          <w:trHeight w:val="74"/>
        </w:trPr>
        <w:tc>
          <w:tcPr>
            <w:tcW w:w="2310" w:type="dxa"/>
          </w:tcPr>
          <w:p w14:paraId="5CAC05A0" w14:textId="77777777" w:rsidR="00A60CC0" w:rsidRDefault="00000000">
            <w:pPr>
              <w:ind w:left="0" w:hanging="2"/>
              <w:rPr>
                <w:rFonts w:ascii="Times New Roman" w:eastAsia="Times New Roman" w:hAnsi="Times New Roman" w:cs="Times New Roman"/>
                <w:sz w:val="22"/>
                <w:szCs w:val="22"/>
              </w:rPr>
            </w:pPr>
            <w:bookmarkStart w:id="446" w:name="_Toc131272292"/>
            <w:r>
              <w:rPr>
                <w:rFonts w:ascii="Times New Roman" w:eastAsia="Times New Roman" w:hAnsi="Times New Roman" w:cs="Times New Roman"/>
                <w:b/>
                <w:sz w:val="22"/>
                <w:szCs w:val="22"/>
              </w:rPr>
              <w:t>Requirements:</w:t>
            </w:r>
            <w:bookmarkEnd w:id="446"/>
          </w:p>
        </w:tc>
        <w:tc>
          <w:tcPr>
            <w:tcW w:w="7770" w:type="dxa"/>
          </w:tcPr>
          <w:p w14:paraId="4E60ADF4" w14:textId="77777777" w:rsidR="00A60CC0" w:rsidRDefault="00000000">
            <w:pPr>
              <w:numPr>
                <w:ilvl w:val="0"/>
                <w:numId w:val="73"/>
              </w:numPr>
              <w:spacing w:before="240" w:line="276" w:lineRule="auto"/>
              <w:ind w:left="0" w:hanging="2"/>
              <w:rPr>
                <w:rFonts w:ascii="Times New Roman" w:eastAsia="Times New Roman" w:hAnsi="Times New Roman" w:cs="Times New Roman"/>
                <w:sz w:val="22"/>
                <w:szCs w:val="22"/>
              </w:rPr>
            </w:pPr>
            <w:bookmarkStart w:id="447" w:name="_Toc131272293"/>
            <w:r>
              <w:rPr>
                <w:rFonts w:ascii="Times New Roman" w:eastAsia="Times New Roman" w:hAnsi="Times New Roman" w:cs="Times New Roman"/>
                <w:sz w:val="22"/>
                <w:szCs w:val="22"/>
              </w:rPr>
              <w:t>The mobile app must generate a unique QR code for each parking reservation.</w:t>
            </w:r>
            <w:bookmarkEnd w:id="447"/>
          </w:p>
          <w:p w14:paraId="6DFE59E1" w14:textId="77777777" w:rsidR="00A60CC0" w:rsidRDefault="00000000">
            <w:pPr>
              <w:numPr>
                <w:ilvl w:val="0"/>
                <w:numId w:val="73"/>
              </w:numPr>
              <w:spacing w:line="276" w:lineRule="auto"/>
              <w:ind w:left="0" w:hanging="2"/>
              <w:rPr>
                <w:rFonts w:ascii="Times New Roman" w:eastAsia="Times New Roman" w:hAnsi="Times New Roman" w:cs="Times New Roman"/>
                <w:sz w:val="22"/>
                <w:szCs w:val="22"/>
              </w:rPr>
            </w:pPr>
            <w:bookmarkStart w:id="448" w:name="_Toc131272294"/>
            <w:r>
              <w:rPr>
                <w:rFonts w:ascii="Times New Roman" w:eastAsia="Times New Roman" w:hAnsi="Times New Roman" w:cs="Times New Roman"/>
                <w:sz w:val="22"/>
                <w:szCs w:val="22"/>
              </w:rPr>
              <w:t>The special machine placed at entrances and exits must be able to read the QR code from the mobile app.</w:t>
            </w:r>
            <w:bookmarkEnd w:id="448"/>
          </w:p>
          <w:p w14:paraId="51CB10B0" w14:textId="77777777" w:rsidR="00A60CC0" w:rsidRDefault="00000000">
            <w:pPr>
              <w:numPr>
                <w:ilvl w:val="0"/>
                <w:numId w:val="73"/>
              </w:numPr>
              <w:spacing w:after="240" w:line="276" w:lineRule="auto"/>
              <w:ind w:left="0" w:hanging="2"/>
              <w:rPr>
                <w:rFonts w:ascii="Times New Roman" w:eastAsia="Times New Roman" w:hAnsi="Times New Roman" w:cs="Times New Roman"/>
                <w:sz w:val="22"/>
                <w:szCs w:val="22"/>
              </w:rPr>
            </w:pPr>
            <w:bookmarkStart w:id="449" w:name="_Toc131272295"/>
            <w:r>
              <w:rPr>
                <w:rFonts w:ascii="Times New Roman" w:eastAsia="Times New Roman" w:hAnsi="Times New Roman" w:cs="Times New Roman"/>
                <w:sz w:val="22"/>
                <w:szCs w:val="22"/>
              </w:rPr>
              <w:t>The system must be able to record the user's entry time accurately.</w:t>
            </w:r>
            <w:bookmarkEnd w:id="449"/>
          </w:p>
        </w:tc>
      </w:tr>
    </w:tbl>
    <w:p w14:paraId="5D623180" w14:textId="77777777" w:rsidR="00A60CC0" w:rsidRDefault="00A60CC0">
      <w:pPr>
        <w:ind w:left="0" w:hanging="2"/>
      </w:pPr>
    </w:p>
    <w:p w14:paraId="1B11D857" w14:textId="77777777" w:rsidR="00A60CC0" w:rsidRDefault="00000000">
      <w:pPr>
        <w:pStyle w:val="Heading3"/>
        <w:ind w:left="0" w:hanging="2"/>
      </w:pPr>
      <w:bookmarkStart w:id="450" w:name="_heading=h.b3bqd6lt811z" w:colFirst="0" w:colLast="0"/>
      <w:bookmarkStart w:id="451" w:name="_Toc131272296"/>
      <w:bookmarkEnd w:id="450"/>
      <w:r>
        <w:t>Use Case 7</w:t>
      </w:r>
      <w:bookmarkEnd w:id="451"/>
    </w:p>
    <w:p w14:paraId="16A5371B" w14:textId="77777777" w:rsidR="00A60CC0" w:rsidRDefault="00A60CC0">
      <w:pPr>
        <w:ind w:left="0" w:hanging="2"/>
      </w:pPr>
    </w:p>
    <w:tbl>
      <w:tblPr>
        <w:tblStyle w:val="aa"/>
        <w:tblW w:w="10092" w:type="dxa"/>
        <w:tblInd w:w="-108" w:type="dxa"/>
        <w:tblBorders>
          <w:top w:val="nil"/>
          <w:left w:val="nil"/>
          <w:bottom w:val="nil"/>
          <w:right w:val="nil"/>
          <w:insideH w:val="single" w:sz="4" w:space="0" w:color="31849B"/>
          <w:insideV w:val="single" w:sz="4" w:space="0" w:color="31849B"/>
        </w:tblBorders>
        <w:tblLayout w:type="fixed"/>
        <w:tblLook w:val="0000" w:firstRow="0" w:lastRow="0" w:firstColumn="0" w:lastColumn="0" w:noHBand="0" w:noVBand="0"/>
      </w:tblPr>
      <w:tblGrid>
        <w:gridCol w:w="2329"/>
        <w:gridCol w:w="7763"/>
      </w:tblGrid>
      <w:tr w:rsidR="00A60CC0" w14:paraId="6E3B227C" w14:textId="77777777">
        <w:tc>
          <w:tcPr>
            <w:tcW w:w="2329" w:type="dxa"/>
            <w:shd w:val="clear" w:color="auto" w:fill="31849B"/>
          </w:tcPr>
          <w:p w14:paraId="5B3FD4CF" w14:textId="77777777" w:rsidR="00A60CC0" w:rsidRDefault="00000000">
            <w:pPr>
              <w:ind w:left="0" w:hanging="2"/>
              <w:rPr>
                <w:color w:val="FFFFFF"/>
              </w:rPr>
            </w:pPr>
            <w:bookmarkStart w:id="452" w:name="_Toc131272297"/>
            <w:r>
              <w:rPr>
                <w:b/>
                <w:color w:val="FFFFFF"/>
              </w:rPr>
              <w:t>Use Case Number:</w:t>
            </w:r>
            <w:bookmarkEnd w:id="452"/>
          </w:p>
        </w:tc>
        <w:tc>
          <w:tcPr>
            <w:tcW w:w="7763" w:type="dxa"/>
            <w:shd w:val="clear" w:color="auto" w:fill="31849B"/>
          </w:tcPr>
          <w:p w14:paraId="3AD3E669" w14:textId="77777777" w:rsidR="00A60CC0" w:rsidRDefault="00000000">
            <w:pPr>
              <w:ind w:left="0" w:hanging="2"/>
              <w:rPr>
                <w:color w:val="FFFFFF"/>
              </w:rPr>
            </w:pPr>
            <w:bookmarkStart w:id="453" w:name="_Toc131272298"/>
            <w:r>
              <w:rPr>
                <w:color w:val="FFFFFF"/>
              </w:rPr>
              <w:t>UC-07</w:t>
            </w:r>
            <w:bookmarkEnd w:id="453"/>
          </w:p>
        </w:tc>
      </w:tr>
      <w:tr w:rsidR="00A60CC0" w14:paraId="68354B48" w14:textId="77777777">
        <w:trPr>
          <w:trHeight w:val="74"/>
        </w:trPr>
        <w:tc>
          <w:tcPr>
            <w:tcW w:w="2329" w:type="dxa"/>
          </w:tcPr>
          <w:p w14:paraId="6DA6CECE" w14:textId="77777777" w:rsidR="00A60CC0" w:rsidRDefault="00000000">
            <w:pPr>
              <w:ind w:left="0" w:hanging="2"/>
            </w:pPr>
            <w:bookmarkStart w:id="454" w:name="_Toc131272299"/>
            <w:r>
              <w:rPr>
                <w:b/>
              </w:rPr>
              <w:t>Use Case Name:</w:t>
            </w:r>
            <w:bookmarkEnd w:id="454"/>
          </w:p>
        </w:tc>
        <w:tc>
          <w:tcPr>
            <w:tcW w:w="7763" w:type="dxa"/>
          </w:tcPr>
          <w:p w14:paraId="33589412" w14:textId="77777777" w:rsidR="00A60CC0" w:rsidRDefault="00000000">
            <w:pPr>
              <w:ind w:left="0" w:hanging="2"/>
            </w:pPr>
            <w:bookmarkStart w:id="455" w:name="_Toc131272300"/>
            <w:r>
              <w:rPr>
                <w:rFonts w:ascii="Times New Roman" w:eastAsia="Times New Roman" w:hAnsi="Times New Roman" w:cs="Times New Roman"/>
                <w:sz w:val="22"/>
                <w:szCs w:val="22"/>
              </w:rPr>
              <w:t>Pay for a parking</w:t>
            </w:r>
            <w:bookmarkEnd w:id="455"/>
          </w:p>
        </w:tc>
      </w:tr>
      <w:tr w:rsidR="00A60CC0" w14:paraId="71B147B4" w14:textId="77777777">
        <w:trPr>
          <w:trHeight w:val="74"/>
        </w:trPr>
        <w:tc>
          <w:tcPr>
            <w:tcW w:w="2329" w:type="dxa"/>
          </w:tcPr>
          <w:p w14:paraId="5F95F3B4" w14:textId="77777777" w:rsidR="00A60CC0" w:rsidRDefault="00000000">
            <w:pPr>
              <w:ind w:left="0" w:hanging="2"/>
              <w:rPr>
                <w:rFonts w:ascii="Times New Roman" w:eastAsia="Times New Roman" w:hAnsi="Times New Roman" w:cs="Times New Roman"/>
                <w:sz w:val="22"/>
                <w:szCs w:val="22"/>
              </w:rPr>
            </w:pPr>
            <w:bookmarkStart w:id="456" w:name="_Toc131272301"/>
            <w:r>
              <w:rPr>
                <w:rFonts w:ascii="Times New Roman" w:eastAsia="Times New Roman" w:hAnsi="Times New Roman" w:cs="Times New Roman"/>
                <w:b/>
                <w:sz w:val="22"/>
                <w:szCs w:val="22"/>
              </w:rPr>
              <w:t>Actor(s):</w:t>
            </w:r>
            <w:bookmarkEnd w:id="456"/>
          </w:p>
        </w:tc>
        <w:tc>
          <w:tcPr>
            <w:tcW w:w="7763" w:type="dxa"/>
          </w:tcPr>
          <w:p w14:paraId="16B32579" w14:textId="77777777" w:rsidR="00A60CC0" w:rsidRDefault="00000000">
            <w:pPr>
              <w:ind w:left="0" w:hanging="2"/>
              <w:rPr>
                <w:rFonts w:ascii="Times New Roman" w:eastAsia="Times New Roman" w:hAnsi="Times New Roman" w:cs="Times New Roman"/>
                <w:sz w:val="22"/>
                <w:szCs w:val="22"/>
              </w:rPr>
            </w:pPr>
            <w:bookmarkStart w:id="457" w:name="_Toc131272302"/>
            <w:r>
              <w:rPr>
                <w:rFonts w:ascii="Times New Roman" w:eastAsia="Times New Roman" w:hAnsi="Times New Roman" w:cs="Times New Roman"/>
                <w:sz w:val="22"/>
                <w:szCs w:val="22"/>
              </w:rPr>
              <w:t>Driver</w:t>
            </w:r>
            <w:bookmarkEnd w:id="457"/>
            <w:r>
              <w:rPr>
                <w:rFonts w:ascii="Times New Roman" w:eastAsia="Times New Roman" w:hAnsi="Times New Roman" w:cs="Times New Roman"/>
                <w:sz w:val="22"/>
                <w:szCs w:val="22"/>
              </w:rPr>
              <w:t xml:space="preserve"> </w:t>
            </w:r>
          </w:p>
        </w:tc>
      </w:tr>
      <w:tr w:rsidR="00A60CC0" w14:paraId="073B8717" w14:textId="77777777">
        <w:trPr>
          <w:trHeight w:val="74"/>
        </w:trPr>
        <w:tc>
          <w:tcPr>
            <w:tcW w:w="2329" w:type="dxa"/>
          </w:tcPr>
          <w:p w14:paraId="3918BFCC" w14:textId="77777777" w:rsidR="00A60CC0" w:rsidRDefault="00000000">
            <w:pPr>
              <w:ind w:left="0" w:hanging="2"/>
              <w:rPr>
                <w:rFonts w:ascii="Times New Roman" w:eastAsia="Times New Roman" w:hAnsi="Times New Roman" w:cs="Times New Roman"/>
                <w:sz w:val="22"/>
                <w:szCs w:val="22"/>
              </w:rPr>
            </w:pPr>
            <w:bookmarkStart w:id="458" w:name="_Toc131272303"/>
            <w:r>
              <w:rPr>
                <w:rFonts w:ascii="Times New Roman" w:eastAsia="Times New Roman" w:hAnsi="Times New Roman" w:cs="Times New Roman"/>
                <w:b/>
                <w:sz w:val="22"/>
                <w:szCs w:val="22"/>
              </w:rPr>
              <w:t>Description:</w:t>
            </w:r>
            <w:bookmarkEnd w:id="458"/>
          </w:p>
        </w:tc>
        <w:tc>
          <w:tcPr>
            <w:tcW w:w="7763" w:type="dxa"/>
          </w:tcPr>
          <w:p w14:paraId="0582D53F" w14:textId="77777777" w:rsidR="00A60CC0" w:rsidRDefault="00000000">
            <w:pPr>
              <w:ind w:left="0" w:hanging="2"/>
              <w:rPr>
                <w:rFonts w:ascii="Times New Roman" w:eastAsia="Times New Roman" w:hAnsi="Times New Roman" w:cs="Times New Roman"/>
                <w:sz w:val="22"/>
                <w:szCs w:val="22"/>
              </w:rPr>
            </w:pPr>
            <w:bookmarkStart w:id="459" w:name="_Toc131272304"/>
            <w:r>
              <w:rPr>
                <w:rFonts w:ascii="Times New Roman" w:eastAsia="Times New Roman" w:hAnsi="Times New Roman" w:cs="Times New Roman"/>
                <w:sz w:val="22"/>
                <w:szCs w:val="22"/>
              </w:rPr>
              <w:t>Drivers must pay the parking fee with a credit card, debit card, or online wallet. Their fee is calculated based on the time spent on a parking lot.</w:t>
            </w:r>
            <w:bookmarkEnd w:id="459"/>
          </w:p>
        </w:tc>
      </w:tr>
      <w:tr w:rsidR="00A60CC0" w14:paraId="0E09B315" w14:textId="77777777">
        <w:trPr>
          <w:trHeight w:val="74"/>
        </w:trPr>
        <w:tc>
          <w:tcPr>
            <w:tcW w:w="2329" w:type="dxa"/>
          </w:tcPr>
          <w:p w14:paraId="11BA2F7C" w14:textId="77777777" w:rsidR="00A60CC0" w:rsidRDefault="00000000">
            <w:pPr>
              <w:ind w:left="0" w:hanging="2"/>
              <w:rPr>
                <w:rFonts w:ascii="Times New Roman" w:eastAsia="Times New Roman" w:hAnsi="Times New Roman" w:cs="Times New Roman"/>
                <w:sz w:val="22"/>
                <w:szCs w:val="22"/>
              </w:rPr>
            </w:pPr>
            <w:bookmarkStart w:id="460" w:name="_Toc131272305"/>
            <w:r>
              <w:rPr>
                <w:rFonts w:ascii="Times New Roman" w:eastAsia="Times New Roman" w:hAnsi="Times New Roman" w:cs="Times New Roman"/>
                <w:b/>
                <w:sz w:val="22"/>
                <w:szCs w:val="22"/>
              </w:rPr>
              <w:t>Priority (Release)</w:t>
            </w:r>
            <w:bookmarkEnd w:id="460"/>
          </w:p>
        </w:tc>
        <w:tc>
          <w:tcPr>
            <w:tcW w:w="7763" w:type="dxa"/>
          </w:tcPr>
          <w:p w14:paraId="2EBC6F61" w14:textId="77777777" w:rsidR="00A60CC0" w:rsidRDefault="00000000">
            <w:pPr>
              <w:ind w:left="0" w:hanging="2"/>
              <w:rPr>
                <w:rFonts w:ascii="Times New Roman" w:eastAsia="Times New Roman" w:hAnsi="Times New Roman" w:cs="Times New Roman"/>
                <w:sz w:val="22"/>
                <w:szCs w:val="22"/>
              </w:rPr>
            </w:pPr>
            <w:bookmarkStart w:id="461" w:name="_Toc131272306"/>
            <w:r>
              <w:rPr>
                <w:rFonts w:ascii="Times New Roman" w:eastAsia="Times New Roman" w:hAnsi="Times New Roman" w:cs="Times New Roman"/>
                <w:sz w:val="22"/>
                <w:szCs w:val="22"/>
              </w:rPr>
              <w:t>R1</w:t>
            </w:r>
            <w:bookmarkEnd w:id="461"/>
          </w:p>
        </w:tc>
      </w:tr>
      <w:tr w:rsidR="00A60CC0" w14:paraId="312CE1E2" w14:textId="77777777">
        <w:trPr>
          <w:trHeight w:val="74"/>
        </w:trPr>
        <w:tc>
          <w:tcPr>
            <w:tcW w:w="2329" w:type="dxa"/>
          </w:tcPr>
          <w:p w14:paraId="2527F41D" w14:textId="77777777" w:rsidR="00A60CC0" w:rsidRDefault="00000000">
            <w:pPr>
              <w:ind w:left="0" w:hanging="2"/>
              <w:rPr>
                <w:rFonts w:ascii="Times New Roman" w:eastAsia="Times New Roman" w:hAnsi="Times New Roman" w:cs="Times New Roman"/>
                <w:sz w:val="22"/>
                <w:szCs w:val="22"/>
              </w:rPr>
            </w:pPr>
            <w:bookmarkStart w:id="462" w:name="_Toc131272307"/>
            <w:r>
              <w:rPr>
                <w:rFonts w:ascii="Times New Roman" w:eastAsia="Times New Roman" w:hAnsi="Times New Roman" w:cs="Times New Roman"/>
                <w:b/>
                <w:sz w:val="22"/>
                <w:szCs w:val="22"/>
              </w:rPr>
              <w:t>Trigger:</w:t>
            </w:r>
            <w:bookmarkEnd w:id="462"/>
          </w:p>
        </w:tc>
        <w:tc>
          <w:tcPr>
            <w:tcW w:w="7763" w:type="dxa"/>
          </w:tcPr>
          <w:p w14:paraId="08CCBAF4" w14:textId="77777777" w:rsidR="00A60CC0" w:rsidRDefault="00000000">
            <w:pPr>
              <w:ind w:left="0" w:hanging="2"/>
              <w:rPr>
                <w:rFonts w:ascii="Times New Roman" w:eastAsia="Times New Roman" w:hAnsi="Times New Roman" w:cs="Times New Roman"/>
                <w:sz w:val="22"/>
                <w:szCs w:val="22"/>
              </w:rPr>
            </w:pPr>
            <w:bookmarkStart w:id="463" w:name="_Toc131272308"/>
            <w:r>
              <w:rPr>
                <w:rFonts w:ascii="Times New Roman" w:eastAsia="Times New Roman" w:hAnsi="Times New Roman" w:cs="Times New Roman"/>
                <w:sz w:val="22"/>
                <w:szCs w:val="22"/>
              </w:rPr>
              <w:t xml:space="preserve">External - Drivers </w:t>
            </w:r>
            <w:proofErr w:type="gramStart"/>
            <w:r>
              <w:rPr>
                <w:rFonts w:ascii="Times New Roman" w:eastAsia="Times New Roman" w:hAnsi="Times New Roman" w:cs="Times New Roman"/>
                <w:sz w:val="22"/>
                <w:szCs w:val="22"/>
              </w:rPr>
              <w:t>have to</w:t>
            </w:r>
            <w:proofErr w:type="gramEnd"/>
            <w:r>
              <w:rPr>
                <w:rFonts w:ascii="Times New Roman" w:eastAsia="Times New Roman" w:hAnsi="Times New Roman" w:cs="Times New Roman"/>
                <w:sz w:val="22"/>
                <w:szCs w:val="22"/>
              </w:rPr>
              <w:t xml:space="preserve"> pay fees to park their vehicles.</w:t>
            </w:r>
            <w:bookmarkEnd w:id="463"/>
          </w:p>
        </w:tc>
      </w:tr>
      <w:tr w:rsidR="00A60CC0" w14:paraId="087C296E" w14:textId="77777777">
        <w:trPr>
          <w:trHeight w:val="74"/>
        </w:trPr>
        <w:tc>
          <w:tcPr>
            <w:tcW w:w="2329" w:type="dxa"/>
          </w:tcPr>
          <w:p w14:paraId="21E25A45" w14:textId="77777777" w:rsidR="00A60CC0" w:rsidRDefault="00000000">
            <w:pPr>
              <w:ind w:left="0" w:hanging="2"/>
              <w:rPr>
                <w:rFonts w:ascii="Times New Roman" w:eastAsia="Times New Roman" w:hAnsi="Times New Roman" w:cs="Times New Roman"/>
                <w:sz w:val="22"/>
                <w:szCs w:val="22"/>
              </w:rPr>
            </w:pPr>
            <w:bookmarkStart w:id="464" w:name="_Toc131272309"/>
            <w:r>
              <w:rPr>
                <w:rFonts w:ascii="Times New Roman" w:eastAsia="Times New Roman" w:hAnsi="Times New Roman" w:cs="Times New Roman"/>
                <w:b/>
                <w:sz w:val="22"/>
                <w:szCs w:val="22"/>
              </w:rPr>
              <w:t>Pre-condition(s):</w:t>
            </w:r>
            <w:bookmarkEnd w:id="464"/>
          </w:p>
        </w:tc>
        <w:tc>
          <w:tcPr>
            <w:tcW w:w="7763" w:type="dxa"/>
          </w:tcPr>
          <w:p w14:paraId="03ADC144" w14:textId="77777777" w:rsidR="00A60CC0" w:rsidRDefault="00000000">
            <w:pPr>
              <w:numPr>
                <w:ilvl w:val="0"/>
                <w:numId w:val="18"/>
              </w:numPr>
              <w:ind w:left="0" w:hanging="2"/>
              <w:rPr>
                <w:rFonts w:ascii="Times New Roman" w:eastAsia="Times New Roman" w:hAnsi="Times New Roman" w:cs="Times New Roman"/>
                <w:sz w:val="22"/>
                <w:szCs w:val="22"/>
              </w:rPr>
            </w:pPr>
            <w:bookmarkStart w:id="465" w:name="_Toc131272310"/>
            <w:r>
              <w:rPr>
                <w:rFonts w:ascii="Times New Roman" w:eastAsia="Times New Roman" w:hAnsi="Times New Roman" w:cs="Times New Roman"/>
                <w:sz w:val="22"/>
                <w:szCs w:val="22"/>
              </w:rPr>
              <w:t>Driver registered into the system and the system has a payment field.</w:t>
            </w:r>
            <w:bookmarkEnd w:id="465"/>
          </w:p>
          <w:p w14:paraId="3BDC0A05" w14:textId="77777777" w:rsidR="00A60CC0" w:rsidRDefault="00000000">
            <w:pPr>
              <w:numPr>
                <w:ilvl w:val="0"/>
                <w:numId w:val="18"/>
              </w:numPr>
              <w:ind w:left="0" w:hanging="2"/>
              <w:rPr>
                <w:rFonts w:ascii="Times New Roman" w:eastAsia="Times New Roman" w:hAnsi="Times New Roman" w:cs="Times New Roman"/>
                <w:sz w:val="22"/>
                <w:szCs w:val="22"/>
              </w:rPr>
            </w:pPr>
            <w:bookmarkStart w:id="466" w:name="_Toc131272311"/>
            <w:r>
              <w:rPr>
                <w:rFonts w:ascii="Times New Roman" w:eastAsia="Times New Roman" w:hAnsi="Times New Roman" w:cs="Times New Roman"/>
                <w:sz w:val="22"/>
                <w:szCs w:val="22"/>
              </w:rPr>
              <w:t>System shows two options: Pay via Credit/Debit card or Pay via Wallet Balance.</w:t>
            </w:r>
            <w:bookmarkEnd w:id="466"/>
          </w:p>
          <w:p w14:paraId="03794420" w14:textId="77777777" w:rsidR="00A60CC0" w:rsidRDefault="00000000">
            <w:pPr>
              <w:numPr>
                <w:ilvl w:val="0"/>
                <w:numId w:val="18"/>
              </w:numPr>
              <w:ind w:left="0" w:hanging="2"/>
              <w:rPr>
                <w:rFonts w:ascii="Times New Roman" w:eastAsia="Times New Roman" w:hAnsi="Times New Roman" w:cs="Times New Roman"/>
                <w:sz w:val="22"/>
                <w:szCs w:val="22"/>
              </w:rPr>
            </w:pPr>
            <w:bookmarkStart w:id="467" w:name="_Toc131272312"/>
            <w:r>
              <w:rPr>
                <w:rFonts w:ascii="Times New Roman" w:eastAsia="Times New Roman" w:hAnsi="Times New Roman" w:cs="Times New Roman"/>
                <w:sz w:val="22"/>
                <w:szCs w:val="22"/>
              </w:rPr>
              <w:t>Pay via Credit/Debit cards are done by online transactions via bank.</w:t>
            </w:r>
            <w:bookmarkEnd w:id="467"/>
          </w:p>
          <w:p w14:paraId="5E373F16" w14:textId="77777777" w:rsidR="00A60CC0" w:rsidRDefault="00000000">
            <w:pPr>
              <w:numPr>
                <w:ilvl w:val="0"/>
                <w:numId w:val="18"/>
              </w:numPr>
              <w:ind w:left="0" w:hanging="2"/>
              <w:rPr>
                <w:rFonts w:ascii="Times New Roman" w:eastAsia="Times New Roman" w:hAnsi="Times New Roman" w:cs="Times New Roman"/>
                <w:sz w:val="22"/>
                <w:szCs w:val="22"/>
              </w:rPr>
            </w:pPr>
            <w:bookmarkStart w:id="468" w:name="_Toc131272313"/>
            <w:r>
              <w:rPr>
                <w:rFonts w:ascii="Times New Roman" w:eastAsia="Times New Roman" w:hAnsi="Times New Roman" w:cs="Times New Roman"/>
                <w:sz w:val="22"/>
                <w:szCs w:val="22"/>
              </w:rPr>
              <w:t xml:space="preserve">Pay via Wallet is done by online transactions via terminals such as </w:t>
            </w:r>
            <w:proofErr w:type="spellStart"/>
            <w:r>
              <w:rPr>
                <w:rFonts w:ascii="Times New Roman" w:eastAsia="Times New Roman" w:hAnsi="Times New Roman" w:cs="Times New Roman"/>
                <w:sz w:val="22"/>
                <w:szCs w:val="22"/>
              </w:rPr>
              <w:t>Milliön</w:t>
            </w:r>
            <w:proofErr w:type="spellEnd"/>
            <w:r>
              <w:rPr>
                <w:rFonts w:ascii="Times New Roman" w:eastAsia="Times New Roman" w:hAnsi="Times New Roman" w:cs="Times New Roman"/>
                <w:sz w:val="22"/>
                <w:szCs w:val="22"/>
              </w:rPr>
              <w:t xml:space="preserve"> or E-manat by drivers beforehand.</w:t>
            </w:r>
            <w:bookmarkEnd w:id="468"/>
          </w:p>
        </w:tc>
      </w:tr>
      <w:tr w:rsidR="00A60CC0" w14:paraId="65F9776D" w14:textId="77777777">
        <w:trPr>
          <w:trHeight w:val="74"/>
        </w:trPr>
        <w:tc>
          <w:tcPr>
            <w:tcW w:w="2329" w:type="dxa"/>
          </w:tcPr>
          <w:p w14:paraId="1E4E0CCC" w14:textId="77777777" w:rsidR="00A60CC0" w:rsidRDefault="00000000">
            <w:pPr>
              <w:ind w:left="0" w:hanging="2"/>
              <w:rPr>
                <w:rFonts w:ascii="Times New Roman" w:eastAsia="Times New Roman" w:hAnsi="Times New Roman" w:cs="Times New Roman"/>
                <w:sz w:val="22"/>
                <w:szCs w:val="22"/>
              </w:rPr>
            </w:pPr>
            <w:bookmarkStart w:id="469" w:name="_Toc131272314"/>
            <w:r>
              <w:rPr>
                <w:rFonts w:ascii="Times New Roman" w:eastAsia="Times New Roman" w:hAnsi="Times New Roman" w:cs="Times New Roman"/>
                <w:b/>
                <w:sz w:val="22"/>
                <w:szCs w:val="22"/>
              </w:rPr>
              <w:t>Main (Success) Flow:</w:t>
            </w:r>
            <w:bookmarkEnd w:id="469"/>
          </w:p>
        </w:tc>
        <w:tc>
          <w:tcPr>
            <w:tcW w:w="7763" w:type="dxa"/>
          </w:tcPr>
          <w:p w14:paraId="334DAB8D" w14:textId="77777777" w:rsidR="00A60CC0" w:rsidRDefault="00000000">
            <w:pPr>
              <w:numPr>
                <w:ilvl w:val="0"/>
                <w:numId w:val="9"/>
              </w:numPr>
              <w:ind w:left="0" w:hanging="2"/>
              <w:rPr>
                <w:rFonts w:ascii="Times New Roman" w:eastAsia="Times New Roman" w:hAnsi="Times New Roman" w:cs="Times New Roman"/>
                <w:sz w:val="22"/>
                <w:szCs w:val="22"/>
              </w:rPr>
            </w:pPr>
            <w:bookmarkStart w:id="470" w:name="_Toc131272315"/>
            <w:r>
              <w:rPr>
                <w:rFonts w:ascii="Times New Roman" w:eastAsia="Times New Roman" w:hAnsi="Times New Roman" w:cs="Times New Roman"/>
                <w:sz w:val="22"/>
                <w:szCs w:val="22"/>
              </w:rPr>
              <w:t>Driver opens the system.</w:t>
            </w:r>
            <w:bookmarkEnd w:id="470"/>
          </w:p>
          <w:p w14:paraId="45BB17F7" w14:textId="77777777" w:rsidR="00A60CC0" w:rsidRDefault="00000000">
            <w:pPr>
              <w:numPr>
                <w:ilvl w:val="0"/>
                <w:numId w:val="9"/>
              </w:numPr>
              <w:ind w:left="0" w:hanging="2"/>
              <w:rPr>
                <w:rFonts w:ascii="Times New Roman" w:eastAsia="Times New Roman" w:hAnsi="Times New Roman" w:cs="Times New Roman"/>
                <w:sz w:val="22"/>
                <w:szCs w:val="22"/>
              </w:rPr>
            </w:pPr>
            <w:bookmarkStart w:id="471" w:name="_Toc131272316"/>
            <w:r>
              <w:rPr>
                <w:rFonts w:ascii="Times New Roman" w:eastAsia="Times New Roman" w:hAnsi="Times New Roman" w:cs="Times New Roman"/>
                <w:sz w:val="22"/>
                <w:szCs w:val="22"/>
              </w:rPr>
              <w:t>Registration done by Driver.</w:t>
            </w:r>
            <w:bookmarkEnd w:id="471"/>
          </w:p>
          <w:p w14:paraId="35932D1B" w14:textId="6813A91C" w:rsidR="00A60CC0" w:rsidRDefault="00000000">
            <w:pPr>
              <w:numPr>
                <w:ilvl w:val="0"/>
                <w:numId w:val="9"/>
              </w:numPr>
              <w:ind w:left="0" w:hanging="2"/>
              <w:rPr>
                <w:rFonts w:ascii="Times New Roman" w:eastAsia="Times New Roman" w:hAnsi="Times New Roman" w:cs="Times New Roman"/>
                <w:sz w:val="22"/>
                <w:szCs w:val="22"/>
              </w:rPr>
            </w:pPr>
            <w:bookmarkStart w:id="472" w:name="_Toc131272317"/>
            <w:r>
              <w:rPr>
                <w:rFonts w:ascii="Times New Roman" w:eastAsia="Times New Roman" w:hAnsi="Times New Roman" w:cs="Times New Roman"/>
                <w:sz w:val="22"/>
                <w:szCs w:val="22"/>
              </w:rPr>
              <w:t xml:space="preserve">Driver presses the payment </w:t>
            </w:r>
            <w:r w:rsidR="00267932">
              <w:rPr>
                <w:rFonts w:ascii="Times New Roman" w:eastAsia="Times New Roman" w:hAnsi="Times New Roman" w:cs="Times New Roman"/>
                <w:sz w:val="22"/>
                <w:szCs w:val="22"/>
              </w:rPr>
              <w:t>button;</w:t>
            </w:r>
            <w:r>
              <w:rPr>
                <w:rFonts w:ascii="Times New Roman" w:eastAsia="Times New Roman" w:hAnsi="Times New Roman" w:cs="Times New Roman"/>
                <w:sz w:val="22"/>
                <w:szCs w:val="22"/>
              </w:rPr>
              <w:t xml:space="preserve"> it shows two options: pay via Credit/Debit Card or Wallet.</w:t>
            </w:r>
            <w:bookmarkEnd w:id="472"/>
          </w:p>
          <w:p w14:paraId="6A363E7F" w14:textId="77777777" w:rsidR="00A60CC0" w:rsidRDefault="00000000">
            <w:pPr>
              <w:numPr>
                <w:ilvl w:val="0"/>
                <w:numId w:val="9"/>
              </w:numPr>
              <w:ind w:left="0" w:hanging="2"/>
              <w:rPr>
                <w:rFonts w:ascii="Times New Roman" w:eastAsia="Times New Roman" w:hAnsi="Times New Roman" w:cs="Times New Roman"/>
                <w:sz w:val="22"/>
                <w:szCs w:val="22"/>
              </w:rPr>
            </w:pPr>
            <w:bookmarkStart w:id="473" w:name="_Toc131272318"/>
            <w:r>
              <w:rPr>
                <w:rFonts w:ascii="Times New Roman" w:eastAsia="Times New Roman" w:hAnsi="Times New Roman" w:cs="Times New Roman"/>
                <w:sz w:val="22"/>
                <w:szCs w:val="22"/>
              </w:rPr>
              <w:t>Pay via Credit/Debit Card is done by online Bank transactions.</w:t>
            </w:r>
            <w:bookmarkEnd w:id="473"/>
          </w:p>
          <w:p w14:paraId="3E08783C" w14:textId="77777777" w:rsidR="00A60CC0" w:rsidRDefault="00000000">
            <w:pPr>
              <w:numPr>
                <w:ilvl w:val="0"/>
                <w:numId w:val="9"/>
              </w:numPr>
              <w:ind w:left="0" w:hanging="2"/>
              <w:rPr>
                <w:rFonts w:ascii="Times New Roman" w:eastAsia="Times New Roman" w:hAnsi="Times New Roman" w:cs="Times New Roman"/>
                <w:sz w:val="22"/>
                <w:szCs w:val="22"/>
              </w:rPr>
            </w:pPr>
            <w:bookmarkStart w:id="474" w:name="_Toc131272319"/>
            <w:r>
              <w:rPr>
                <w:rFonts w:ascii="Times New Roman" w:eastAsia="Times New Roman" w:hAnsi="Times New Roman" w:cs="Times New Roman"/>
                <w:sz w:val="22"/>
                <w:szCs w:val="22"/>
              </w:rPr>
              <w:t xml:space="preserve">Pay via Wallet system takes money from Driver's Wallet balance, which is money transferred by Local terminals such as </w:t>
            </w:r>
            <w:proofErr w:type="spellStart"/>
            <w:r>
              <w:rPr>
                <w:rFonts w:ascii="Times New Roman" w:eastAsia="Times New Roman" w:hAnsi="Times New Roman" w:cs="Times New Roman"/>
                <w:sz w:val="22"/>
                <w:szCs w:val="22"/>
              </w:rPr>
              <w:t>Milliön</w:t>
            </w:r>
            <w:proofErr w:type="spellEnd"/>
            <w:r>
              <w:rPr>
                <w:rFonts w:ascii="Times New Roman" w:eastAsia="Times New Roman" w:hAnsi="Times New Roman" w:cs="Times New Roman"/>
                <w:sz w:val="22"/>
                <w:szCs w:val="22"/>
              </w:rPr>
              <w:t xml:space="preserve"> or E-manat by drivers beforehand.</w:t>
            </w:r>
            <w:bookmarkEnd w:id="474"/>
          </w:p>
        </w:tc>
      </w:tr>
      <w:tr w:rsidR="00A60CC0" w14:paraId="04FC6DCC" w14:textId="77777777">
        <w:trPr>
          <w:trHeight w:val="74"/>
        </w:trPr>
        <w:tc>
          <w:tcPr>
            <w:tcW w:w="2329" w:type="dxa"/>
          </w:tcPr>
          <w:p w14:paraId="2E678470" w14:textId="77777777" w:rsidR="00A60CC0" w:rsidRDefault="00000000">
            <w:pPr>
              <w:ind w:left="0" w:hanging="2"/>
              <w:rPr>
                <w:rFonts w:ascii="Times New Roman" w:eastAsia="Times New Roman" w:hAnsi="Times New Roman" w:cs="Times New Roman"/>
                <w:sz w:val="22"/>
                <w:szCs w:val="22"/>
              </w:rPr>
            </w:pPr>
            <w:bookmarkStart w:id="475" w:name="_Toc131272320"/>
            <w:r>
              <w:rPr>
                <w:rFonts w:ascii="Times New Roman" w:eastAsia="Times New Roman" w:hAnsi="Times New Roman" w:cs="Times New Roman"/>
                <w:b/>
                <w:sz w:val="22"/>
                <w:szCs w:val="22"/>
              </w:rPr>
              <w:t>Alternate Flows:</w:t>
            </w:r>
            <w:bookmarkEnd w:id="475"/>
          </w:p>
        </w:tc>
        <w:tc>
          <w:tcPr>
            <w:tcW w:w="7763" w:type="dxa"/>
          </w:tcPr>
          <w:p w14:paraId="54508F7B" w14:textId="77777777" w:rsidR="00A60CC0" w:rsidRDefault="00000000">
            <w:pPr>
              <w:ind w:left="0" w:hanging="2"/>
              <w:rPr>
                <w:rFonts w:ascii="Times New Roman" w:eastAsia="Times New Roman" w:hAnsi="Times New Roman" w:cs="Times New Roman"/>
                <w:sz w:val="22"/>
                <w:szCs w:val="22"/>
              </w:rPr>
            </w:pPr>
            <w:bookmarkStart w:id="476" w:name="_Toc131272321"/>
            <w:r>
              <w:rPr>
                <w:rFonts w:ascii="Times New Roman" w:eastAsia="Times New Roman" w:hAnsi="Times New Roman" w:cs="Times New Roman"/>
                <w:sz w:val="22"/>
                <w:szCs w:val="22"/>
              </w:rPr>
              <w:t>Alternate Flow #1: Transactions do not occur. The following steps occur:</w:t>
            </w:r>
            <w:bookmarkEnd w:id="476"/>
          </w:p>
          <w:p w14:paraId="319D56DF" w14:textId="77777777" w:rsidR="00A60CC0" w:rsidRDefault="00000000">
            <w:pPr>
              <w:numPr>
                <w:ilvl w:val="0"/>
                <w:numId w:val="56"/>
              </w:numPr>
              <w:ind w:left="0" w:hanging="2"/>
              <w:rPr>
                <w:rFonts w:ascii="Times New Roman" w:eastAsia="Times New Roman" w:hAnsi="Times New Roman" w:cs="Times New Roman"/>
                <w:sz w:val="22"/>
                <w:szCs w:val="22"/>
              </w:rPr>
            </w:pPr>
            <w:bookmarkStart w:id="477" w:name="_Toc131272322"/>
            <w:r>
              <w:rPr>
                <w:rFonts w:ascii="Times New Roman" w:eastAsia="Times New Roman" w:hAnsi="Times New Roman" w:cs="Times New Roman"/>
                <w:sz w:val="22"/>
                <w:szCs w:val="22"/>
              </w:rPr>
              <w:t>The system displays a message informing the driver that your transaction has failed.</w:t>
            </w:r>
            <w:bookmarkEnd w:id="477"/>
          </w:p>
          <w:p w14:paraId="7C1A8625" w14:textId="07A8C2F9" w:rsidR="00A60CC0" w:rsidRDefault="00000000">
            <w:pPr>
              <w:numPr>
                <w:ilvl w:val="0"/>
                <w:numId w:val="56"/>
              </w:numPr>
              <w:ind w:left="0" w:hanging="2"/>
              <w:rPr>
                <w:rFonts w:ascii="Times New Roman" w:eastAsia="Times New Roman" w:hAnsi="Times New Roman" w:cs="Times New Roman"/>
                <w:sz w:val="22"/>
                <w:szCs w:val="22"/>
              </w:rPr>
            </w:pPr>
            <w:bookmarkStart w:id="478" w:name="_Toc131272323"/>
            <w:r>
              <w:rPr>
                <w:rFonts w:ascii="Times New Roman" w:eastAsia="Times New Roman" w:hAnsi="Times New Roman" w:cs="Times New Roman"/>
                <w:sz w:val="22"/>
                <w:szCs w:val="22"/>
              </w:rPr>
              <w:t xml:space="preserve">Driver </w:t>
            </w:r>
            <w:r w:rsidR="00267932">
              <w:rPr>
                <w:rFonts w:ascii="Times New Roman" w:eastAsia="Times New Roman" w:hAnsi="Times New Roman" w:cs="Times New Roman"/>
                <w:sz w:val="22"/>
                <w:szCs w:val="22"/>
              </w:rPr>
              <w:t>contacts</w:t>
            </w:r>
            <w:r>
              <w:rPr>
                <w:rFonts w:ascii="Times New Roman" w:eastAsia="Times New Roman" w:hAnsi="Times New Roman" w:cs="Times New Roman"/>
                <w:sz w:val="22"/>
                <w:szCs w:val="22"/>
              </w:rPr>
              <w:t xml:space="preserve"> with 24/7 Contact Customer Support to explain that issue.</w:t>
            </w:r>
            <w:bookmarkEnd w:id="478"/>
          </w:p>
          <w:p w14:paraId="2099312E" w14:textId="77777777" w:rsidR="00A60CC0" w:rsidRDefault="00000000">
            <w:pPr>
              <w:numPr>
                <w:ilvl w:val="0"/>
                <w:numId w:val="56"/>
              </w:numPr>
              <w:ind w:left="0" w:hanging="2"/>
              <w:rPr>
                <w:rFonts w:ascii="Times New Roman" w:eastAsia="Times New Roman" w:hAnsi="Times New Roman" w:cs="Times New Roman"/>
                <w:sz w:val="22"/>
                <w:szCs w:val="22"/>
              </w:rPr>
            </w:pPr>
            <w:bookmarkStart w:id="479" w:name="_Toc131272324"/>
            <w:r>
              <w:rPr>
                <w:rFonts w:ascii="Times New Roman" w:eastAsia="Times New Roman" w:hAnsi="Times New Roman" w:cs="Times New Roman"/>
                <w:sz w:val="22"/>
                <w:szCs w:val="22"/>
              </w:rPr>
              <w:t>Contact customer support replies to the user and tracks the transactions.</w:t>
            </w:r>
            <w:bookmarkEnd w:id="479"/>
          </w:p>
          <w:p w14:paraId="30006F61" w14:textId="77777777" w:rsidR="00A60CC0" w:rsidRDefault="00A60CC0">
            <w:pPr>
              <w:ind w:left="0" w:hanging="2"/>
              <w:rPr>
                <w:rFonts w:ascii="Times New Roman" w:eastAsia="Times New Roman" w:hAnsi="Times New Roman" w:cs="Times New Roman"/>
                <w:sz w:val="22"/>
                <w:szCs w:val="22"/>
              </w:rPr>
            </w:pPr>
          </w:p>
          <w:p w14:paraId="1BBDA286" w14:textId="77777777" w:rsidR="00A60CC0" w:rsidRDefault="00000000">
            <w:pPr>
              <w:ind w:left="0" w:hanging="2"/>
              <w:rPr>
                <w:rFonts w:ascii="Times New Roman" w:eastAsia="Times New Roman" w:hAnsi="Times New Roman" w:cs="Times New Roman"/>
                <w:sz w:val="22"/>
                <w:szCs w:val="22"/>
              </w:rPr>
            </w:pPr>
            <w:bookmarkStart w:id="480" w:name="_Toc131272325"/>
            <w:r>
              <w:rPr>
                <w:rFonts w:ascii="Times New Roman" w:eastAsia="Times New Roman" w:hAnsi="Times New Roman" w:cs="Times New Roman"/>
                <w:sz w:val="22"/>
                <w:szCs w:val="22"/>
              </w:rPr>
              <w:t>Alternate Flow #2: There is no amount in the driver's wallet. The following steps occur:</w:t>
            </w:r>
            <w:bookmarkEnd w:id="480"/>
          </w:p>
          <w:p w14:paraId="5510B0B1" w14:textId="77777777" w:rsidR="00A60CC0" w:rsidRDefault="00000000">
            <w:pPr>
              <w:numPr>
                <w:ilvl w:val="0"/>
                <w:numId w:val="55"/>
              </w:numPr>
              <w:ind w:left="0" w:hanging="2"/>
              <w:rPr>
                <w:rFonts w:ascii="Times New Roman" w:eastAsia="Times New Roman" w:hAnsi="Times New Roman" w:cs="Times New Roman"/>
                <w:sz w:val="22"/>
                <w:szCs w:val="22"/>
              </w:rPr>
            </w:pPr>
            <w:bookmarkStart w:id="481" w:name="_Toc131272326"/>
            <w:r>
              <w:rPr>
                <w:rFonts w:ascii="Times New Roman" w:eastAsia="Times New Roman" w:hAnsi="Times New Roman" w:cs="Times New Roman"/>
                <w:sz w:val="22"/>
                <w:szCs w:val="22"/>
              </w:rPr>
              <w:t>Driver pays via Credit/Debit Card to transfer money online by bank transactions.</w:t>
            </w:r>
            <w:bookmarkEnd w:id="481"/>
          </w:p>
          <w:p w14:paraId="7C57511C" w14:textId="77777777" w:rsidR="00A60CC0" w:rsidRDefault="00000000">
            <w:pPr>
              <w:numPr>
                <w:ilvl w:val="0"/>
                <w:numId w:val="55"/>
              </w:numPr>
              <w:ind w:left="0" w:hanging="2"/>
              <w:rPr>
                <w:rFonts w:ascii="Times New Roman" w:eastAsia="Times New Roman" w:hAnsi="Times New Roman" w:cs="Times New Roman"/>
                <w:sz w:val="22"/>
                <w:szCs w:val="22"/>
              </w:rPr>
            </w:pPr>
            <w:bookmarkStart w:id="482" w:name="_Toc131272327"/>
            <w:r>
              <w:rPr>
                <w:rFonts w:ascii="Times New Roman" w:eastAsia="Times New Roman" w:hAnsi="Times New Roman" w:cs="Times New Roman"/>
                <w:sz w:val="22"/>
                <w:szCs w:val="22"/>
              </w:rPr>
              <w:t xml:space="preserve">Driver transfers money to Wallet by Local terminals such as </w:t>
            </w:r>
            <w:proofErr w:type="spellStart"/>
            <w:r>
              <w:rPr>
                <w:rFonts w:ascii="Times New Roman" w:eastAsia="Times New Roman" w:hAnsi="Times New Roman" w:cs="Times New Roman"/>
                <w:sz w:val="22"/>
                <w:szCs w:val="22"/>
              </w:rPr>
              <w:t>Milliön</w:t>
            </w:r>
            <w:proofErr w:type="spellEnd"/>
            <w:r>
              <w:rPr>
                <w:rFonts w:ascii="Times New Roman" w:eastAsia="Times New Roman" w:hAnsi="Times New Roman" w:cs="Times New Roman"/>
                <w:sz w:val="22"/>
                <w:szCs w:val="22"/>
              </w:rPr>
              <w:t xml:space="preserve"> or E-manat.</w:t>
            </w:r>
            <w:bookmarkEnd w:id="482"/>
          </w:p>
          <w:p w14:paraId="3CCFA512" w14:textId="77777777" w:rsidR="00A60CC0" w:rsidRDefault="00A60CC0">
            <w:pPr>
              <w:ind w:left="0" w:hanging="2"/>
              <w:rPr>
                <w:rFonts w:ascii="Times New Roman" w:eastAsia="Times New Roman" w:hAnsi="Times New Roman" w:cs="Times New Roman"/>
                <w:sz w:val="22"/>
                <w:szCs w:val="22"/>
              </w:rPr>
            </w:pPr>
          </w:p>
        </w:tc>
      </w:tr>
      <w:tr w:rsidR="00A60CC0" w14:paraId="6D06E743" w14:textId="77777777">
        <w:trPr>
          <w:trHeight w:val="74"/>
        </w:trPr>
        <w:tc>
          <w:tcPr>
            <w:tcW w:w="2329" w:type="dxa"/>
          </w:tcPr>
          <w:p w14:paraId="630CDECF" w14:textId="77777777" w:rsidR="00A60CC0" w:rsidRDefault="00000000">
            <w:pPr>
              <w:ind w:left="0" w:hanging="2"/>
              <w:rPr>
                <w:rFonts w:ascii="Times New Roman" w:eastAsia="Times New Roman" w:hAnsi="Times New Roman" w:cs="Times New Roman"/>
                <w:sz w:val="22"/>
                <w:szCs w:val="22"/>
              </w:rPr>
            </w:pPr>
            <w:bookmarkStart w:id="483" w:name="_Toc131272328"/>
            <w:r>
              <w:rPr>
                <w:rFonts w:ascii="Times New Roman" w:eastAsia="Times New Roman" w:hAnsi="Times New Roman" w:cs="Times New Roman"/>
                <w:b/>
                <w:sz w:val="22"/>
                <w:szCs w:val="22"/>
              </w:rPr>
              <w:t>Post Condition:</w:t>
            </w:r>
            <w:bookmarkEnd w:id="483"/>
          </w:p>
        </w:tc>
        <w:tc>
          <w:tcPr>
            <w:tcW w:w="7763" w:type="dxa"/>
          </w:tcPr>
          <w:p w14:paraId="7FCC91C6" w14:textId="77777777" w:rsidR="00A60CC0" w:rsidRDefault="00000000">
            <w:pPr>
              <w:ind w:left="0" w:hanging="2"/>
              <w:rPr>
                <w:rFonts w:ascii="Times New Roman" w:eastAsia="Times New Roman" w:hAnsi="Times New Roman" w:cs="Times New Roman"/>
                <w:sz w:val="22"/>
                <w:szCs w:val="22"/>
              </w:rPr>
            </w:pPr>
            <w:bookmarkStart w:id="484" w:name="_Toc131272329"/>
            <w:r>
              <w:rPr>
                <w:rFonts w:ascii="Times New Roman" w:eastAsia="Times New Roman" w:hAnsi="Times New Roman" w:cs="Times New Roman"/>
                <w:sz w:val="22"/>
                <w:szCs w:val="22"/>
              </w:rPr>
              <w:t>Drivers should pay fees by credit/debit card or wallet; if not, they cannot use the system.</w:t>
            </w:r>
            <w:bookmarkEnd w:id="484"/>
          </w:p>
          <w:p w14:paraId="66014C51" w14:textId="77777777" w:rsidR="00A60CC0" w:rsidRDefault="00000000">
            <w:pPr>
              <w:ind w:left="0" w:hanging="2"/>
              <w:rPr>
                <w:rFonts w:ascii="Times New Roman" w:eastAsia="Times New Roman" w:hAnsi="Times New Roman" w:cs="Times New Roman"/>
                <w:sz w:val="22"/>
                <w:szCs w:val="22"/>
              </w:rPr>
            </w:pPr>
            <w:bookmarkStart w:id="485" w:name="_Toc131272330"/>
            <w:r>
              <w:rPr>
                <w:rFonts w:ascii="Times New Roman" w:eastAsia="Times New Roman" w:hAnsi="Times New Roman" w:cs="Times New Roman"/>
                <w:sz w:val="22"/>
                <w:szCs w:val="22"/>
              </w:rPr>
              <w:t>Alternate Flow #1: The amount of money is returned to  ’s Wallet Balance.</w:t>
            </w:r>
            <w:bookmarkEnd w:id="485"/>
          </w:p>
          <w:p w14:paraId="5AD9B523" w14:textId="77777777" w:rsidR="00A60CC0" w:rsidRDefault="00000000">
            <w:pPr>
              <w:ind w:left="0" w:hanging="2"/>
              <w:rPr>
                <w:rFonts w:ascii="Times New Roman" w:eastAsia="Times New Roman" w:hAnsi="Times New Roman" w:cs="Times New Roman"/>
                <w:sz w:val="22"/>
                <w:szCs w:val="22"/>
              </w:rPr>
            </w:pPr>
            <w:bookmarkStart w:id="486" w:name="_Toc131272331"/>
            <w:r>
              <w:rPr>
                <w:rFonts w:ascii="Times New Roman" w:eastAsia="Times New Roman" w:hAnsi="Times New Roman" w:cs="Times New Roman"/>
                <w:sz w:val="22"/>
                <w:szCs w:val="22"/>
              </w:rPr>
              <w:t>Alternate Flow #2: The driver’s money is transferred to the Wallet Balance.</w:t>
            </w:r>
            <w:bookmarkEnd w:id="486"/>
          </w:p>
        </w:tc>
      </w:tr>
      <w:tr w:rsidR="00A60CC0" w14:paraId="0561C98D" w14:textId="77777777">
        <w:trPr>
          <w:trHeight w:val="550"/>
        </w:trPr>
        <w:tc>
          <w:tcPr>
            <w:tcW w:w="2329" w:type="dxa"/>
          </w:tcPr>
          <w:p w14:paraId="3CE2F697" w14:textId="77777777" w:rsidR="00A60CC0" w:rsidRDefault="00000000">
            <w:pPr>
              <w:ind w:left="0" w:hanging="2"/>
              <w:rPr>
                <w:rFonts w:ascii="Times New Roman" w:eastAsia="Times New Roman" w:hAnsi="Times New Roman" w:cs="Times New Roman"/>
                <w:sz w:val="22"/>
                <w:szCs w:val="22"/>
              </w:rPr>
            </w:pPr>
            <w:bookmarkStart w:id="487" w:name="_Toc131272332"/>
            <w:r>
              <w:rPr>
                <w:rFonts w:ascii="Times New Roman" w:eastAsia="Times New Roman" w:hAnsi="Times New Roman" w:cs="Times New Roman"/>
                <w:b/>
                <w:sz w:val="22"/>
                <w:szCs w:val="22"/>
              </w:rPr>
              <w:t>Requirements:</w:t>
            </w:r>
            <w:bookmarkEnd w:id="487"/>
          </w:p>
        </w:tc>
        <w:tc>
          <w:tcPr>
            <w:tcW w:w="7763" w:type="dxa"/>
          </w:tcPr>
          <w:p w14:paraId="6A1AE56E" w14:textId="77777777" w:rsidR="00A60CC0" w:rsidRDefault="00000000">
            <w:pPr>
              <w:numPr>
                <w:ilvl w:val="0"/>
                <w:numId w:val="54"/>
              </w:numPr>
              <w:ind w:left="0" w:hanging="2"/>
              <w:rPr>
                <w:rFonts w:ascii="Times New Roman" w:eastAsia="Times New Roman" w:hAnsi="Times New Roman" w:cs="Times New Roman"/>
                <w:sz w:val="22"/>
                <w:szCs w:val="22"/>
              </w:rPr>
            </w:pPr>
            <w:bookmarkStart w:id="488" w:name="_Toc131272333"/>
            <w:r>
              <w:rPr>
                <w:rFonts w:ascii="Times New Roman" w:eastAsia="Times New Roman" w:hAnsi="Times New Roman" w:cs="Times New Roman"/>
                <w:sz w:val="22"/>
                <w:szCs w:val="22"/>
              </w:rPr>
              <w:t>The system shall allow users to make payments for parking by using their chosen payment method, such as credit/debit card or mobile wallets options.</w:t>
            </w:r>
            <w:bookmarkEnd w:id="488"/>
          </w:p>
          <w:p w14:paraId="24E0A05A" w14:textId="77777777" w:rsidR="00A60CC0" w:rsidRDefault="00000000">
            <w:pPr>
              <w:numPr>
                <w:ilvl w:val="0"/>
                <w:numId w:val="54"/>
              </w:numPr>
              <w:ind w:left="0" w:hanging="2"/>
              <w:rPr>
                <w:rFonts w:ascii="Times New Roman" w:eastAsia="Times New Roman" w:hAnsi="Times New Roman" w:cs="Times New Roman"/>
                <w:sz w:val="22"/>
                <w:szCs w:val="22"/>
              </w:rPr>
            </w:pPr>
            <w:bookmarkStart w:id="489" w:name="_Toc131272334"/>
            <w:r>
              <w:rPr>
                <w:rFonts w:ascii="Times New Roman" w:eastAsia="Times New Roman" w:hAnsi="Times New Roman" w:cs="Times New Roman"/>
                <w:sz w:val="22"/>
                <w:szCs w:val="22"/>
              </w:rPr>
              <w:lastRenderedPageBreak/>
              <w:t>The system shall furnish the user with a receipt or confirmation of payment once the transaction is completed successfully.</w:t>
            </w:r>
            <w:bookmarkEnd w:id="489"/>
          </w:p>
          <w:p w14:paraId="58746C0B" w14:textId="77777777" w:rsidR="00A60CC0" w:rsidRDefault="00000000">
            <w:pPr>
              <w:numPr>
                <w:ilvl w:val="0"/>
                <w:numId w:val="54"/>
              </w:numPr>
              <w:ind w:left="0" w:hanging="2"/>
              <w:rPr>
                <w:rFonts w:ascii="Times New Roman" w:eastAsia="Times New Roman" w:hAnsi="Times New Roman" w:cs="Times New Roman"/>
                <w:sz w:val="22"/>
                <w:szCs w:val="22"/>
              </w:rPr>
            </w:pPr>
            <w:bookmarkStart w:id="490" w:name="_Toc131272335"/>
            <w:r>
              <w:rPr>
                <w:rFonts w:ascii="Times New Roman" w:eastAsia="Times New Roman" w:hAnsi="Times New Roman" w:cs="Times New Roman"/>
                <w:sz w:val="22"/>
                <w:szCs w:val="22"/>
              </w:rPr>
              <w:t>The system shall make transactions within 10 seconds.</w:t>
            </w:r>
            <w:bookmarkEnd w:id="490"/>
          </w:p>
        </w:tc>
      </w:tr>
    </w:tbl>
    <w:p w14:paraId="137DDAC0" w14:textId="77777777" w:rsidR="00A60CC0" w:rsidRDefault="00A60CC0">
      <w:pPr>
        <w:ind w:left="0" w:hanging="2"/>
      </w:pPr>
    </w:p>
    <w:p w14:paraId="7956BA38" w14:textId="77777777" w:rsidR="00F70A44" w:rsidRDefault="00F70A44">
      <w:pPr>
        <w:ind w:left="0" w:hanging="2"/>
      </w:pPr>
    </w:p>
    <w:p w14:paraId="307F922A" w14:textId="77777777" w:rsidR="00F70A44" w:rsidRDefault="00F70A44">
      <w:pPr>
        <w:ind w:left="0" w:hanging="2"/>
      </w:pPr>
    </w:p>
    <w:p w14:paraId="0BC3142F" w14:textId="77777777" w:rsidR="00F70A44" w:rsidRDefault="00F70A44">
      <w:pPr>
        <w:pStyle w:val="Heading3"/>
        <w:ind w:left="0" w:hanging="2"/>
      </w:pPr>
      <w:bookmarkStart w:id="491" w:name="_heading=h.akjd94td3kr6" w:colFirst="0" w:colLast="0"/>
      <w:bookmarkEnd w:id="491"/>
    </w:p>
    <w:p w14:paraId="237FA105" w14:textId="77777777" w:rsidR="00F70A44" w:rsidRDefault="00F70A44" w:rsidP="00F70A44">
      <w:pPr>
        <w:ind w:left="0" w:hanging="2"/>
      </w:pPr>
    </w:p>
    <w:p w14:paraId="29949716" w14:textId="77777777" w:rsidR="00F70A44" w:rsidRPr="00F70A44" w:rsidRDefault="00F70A44" w:rsidP="00F70A44">
      <w:pPr>
        <w:ind w:left="0" w:hanging="2"/>
      </w:pPr>
    </w:p>
    <w:p w14:paraId="5E3DB7E3" w14:textId="55EA1488" w:rsidR="00A60CC0" w:rsidRDefault="00000000">
      <w:pPr>
        <w:pStyle w:val="Heading3"/>
        <w:ind w:left="0" w:hanging="2"/>
      </w:pPr>
      <w:bookmarkStart w:id="492" w:name="_Toc131272336"/>
      <w:r>
        <w:t>Use Case 8</w:t>
      </w:r>
      <w:bookmarkEnd w:id="492"/>
    </w:p>
    <w:p w14:paraId="00C46BE4" w14:textId="77777777" w:rsidR="00A60CC0" w:rsidRDefault="00A60CC0">
      <w:pPr>
        <w:ind w:left="0" w:hanging="2"/>
      </w:pPr>
    </w:p>
    <w:tbl>
      <w:tblPr>
        <w:tblStyle w:val="ab"/>
        <w:tblW w:w="10092" w:type="dxa"/>
        <w:tblInd w:w="-108" w:type="dxa"/>
        <w:tblBorders>
          <w:top w:val="nil"/>
          <w:left w:val="nil"/>
          <w:bottom w:val="nil"/>
          <w:right w:val="nil"/>
          <w:insideH w:val="single" w:sz="4" w:space="0" w:color="31849B"/>
          <w:insideV w:val="single" w:sz="4" w:space="0" w:color="31849B"/>
        </w:tblBorders>
        <w:tblLayout w:type="fixed"/>
        <w:tblLook w:val="0000" w:firstRow="0" w:lastRow="0" w:firstColumn="0" w:lastColumn="0" w:noHBand="0" w:noVBand="0"/>
      </w:tblPr>
      <w:tblGrid>
        <w:gridCol w:w="2329"/>
        <w:gridCol w:w="7763"/>
      </w:tblGrid>
      <w:tr w:rsidR="00A60CC0" w14:paraId="34FFA7EA" w14:textId="77777777">
        <w:tc>
          <w:tcPr>
            <w:tcW w:w="2329" w:type="dxa"/>
            <w:shd w:val="clear" w:color="auto" w:fill="31849B"/>
          </w:tcPr>
          <w:p w14:paraId="0A6BB6F0" w14:textId="77777777" w:rsidR="00A60CC0" w:rsidRDefault="00000000">
            <w:pPr>
              <w:ind w:left="0" w:hanging="2"/>
              <w:rPr>
                <w:color w:val="FFFFFF"/>
              </w:rPr>
            </w:pPr>
            <w:bookmarkStart w:id="493" w:name="_Toc131272337"/>
            <w:r>
              <w:rPr>
                <w:b/>
                <w:color w:val="FFFFFF"/>
              </w:rPr>
              <w:t>Use Case Number:</w:t>
            </w:r>
            <w:bookmarkEnd w:id="493"/>
          </w:p>
        </w:tc>
        <w:tc>
          <w:tcPr>
            <w:tcW w:w="7763" w:type="dxa"/>
            <w:shd w:val="clear" w:color="auto" w:fill="31849B"/>
          </w:tcPr>
          <w:p w14:paraId="6155D600" w14:textId="77777777" w:rsidR="00A60CC0" w:rsidRDefault="00000000">
            <w:pPr>
              <w:ind w:left="0" w:hanging="2"/>
              <w:rPr>
                <w:color w:val="FFFFFF"/>
              </w:rPr>
            </w:pPr>
            <w:bookmarkStart w:id="494" w:name="_Toc131272338"/>
            <w:r>
              <w:rPr>
                <w:color w:val="FFFFFF"/>
              </w:rPr>
              <w:t>UC-08</w:t>
            </w:r>
            <w:bookmarkEnd w:id="494"/>
          </w:p>
        </w:tc>
      </w:tr>
      <w:tr w:rsidR="00A60CC0" w14:paraId="144E295A" w14:textId="77777777">
        <w:trPr>
          <w:trHeight w:val="74"/>
        </w:trPr>
        <w:tc>
          <w:tcPr>
            <w:tcW w:w="2329" w:type="dxa"/>
          </w:tcPr>
          <w:p w14:paraId="4ED97900" w14:textId="77777777" w:rsidR="00A60CC0" w:rsidRDefault="00000000">
            <w:pPr>
              <w:ind w:left="0" w:hanging="2"/>
            </w:pPr>
            <w:bookmarkStart w:id="495" w:name="_Toc131272339"/>
            <w:r>
              <w:rPr>
                <w:b/>
              </w:rPr>
              <w:t>Use Case Name:</w:t>
            </w:r>
            <w:bookmarkEnd w:id="495"/>
          </w:p>
        </w:tc>
        <w:tc>
          <w:tcPr>
            <w:tcW w:w="7763" w:type="dxa"/>
          </w:tcPr>
          <w:p w14:paraId="0803C94C" w14:textId="77777777" w:rsidR="00A60CC0" w:rsidRDefault="00000000">
            <w:pPr>
              <w:ind w:left="0" w:hanging="2"/>
            </w:pPr>
            <w:bookmarkStart w:id="496" w:name="_Toc131272340"/>
            <w:r>
              <w:rPr>
                <w:rFonts w:ascii="Times New Roman" w:eastAsia="Times New Roman" w:hAnsi="Times New Roman" w:cs="Times New Roman"/>
                <w:sz w:val="22"/>
                <w:szCs w:val="22"/>
              </w:rPr>
              <w:t>Exit the parking</w:t>
            </w:r>
            <w:bookmarkEnd w:id="496"/>
          </w:p>
        </w:tc>
      </w:tr>
      <w:tr w:rsidR="00A60CC0" w14:paraId="378A6BEC" w14:textId="77777777">
        <w:trPr>
          <w:trHeight w:val="74"/>
        </w:trPr>
        <w:tc>
          <w:tcPr>
            <w:tcW w:w="2329" w:type="dxa"/>
          </w:tcPr>
          <w:p w14:paraId="159512C7" w14:textId="77777777" w:rsidR="00A60CC0" w:rsidRDefault="00000000">
            <w:pPr>
              <w:ind w:left="0" w:hanging="2"/>
              <w:rPr>
                <w:rFonts w:ascii="Times New Roman" w:eastAsia="Times New Roman" w:hAnsi="Times New Roman" w:cs="Times New Roman"/>
                <w:sz w:val="22"/>
                <w:szCs w:val="22"/>
              </w:rPr>
            </w:pPr>
            <w:bookmarkStart w:id="497" w:name="_Toc131272341"/>
            <w:r>
              <w:rPr>
                <w:rFonts w:ascii="Times New Roman" w:eastAsia="Times New Roman" w:hAnsi="Times New Roman" w:cs="Times New Roman"/>
                <w:b/>
                <w:sz w:val="22"/>
                <w:szCs w:val="22"/>
              </w:rPr>
              <w:t>Actor(s):</w:t>
            </w:r>
            <w:bookmarkEnd w:id="497"/>
          </w:p>
        </w:tc>
        <w:tc>
          <w:tcPr>
            <w:tcW w:w="7763" w:type="dxa"/>
          </w:tcPr>
          <w:p w14:paraId="12FE0ECC" w14:textId="77777777" w:rsidR="00A60CC0" w:rsidRDefault="00000000">
            <w:pPr>
              <w:ind w:left="0" w:hanging="2"/>
              <w:rPr>
                <w:rFonts w:ascii="Times New Roman" w:eastAsia="Times New Roman" w:hAnsi="Times New Roman" w:cs="Times New Roman"/>
                <w:sz w:val="22"/>
                <w:szCs w:val="22"/>
              </w:rPr>
            </w:pPr>
            <w:bookmarkStart w:id="498" w:name="_Toc131272342"/>
            <w:r>
              <w:rPr>
                <w:rFonts w:ascii="Times New Roman" w:eastAsia="Times New Roman" w:hAnsi="Times New Roman" w:cs="Times New Roman"/>
                <w:sz w:val="22"/>
                <w:szCs w:val="22"/>
              </w:rPr>
              <w:t>Driver</w:t>
            </w:r>
            <w:bookmarkEnd w:id="498"/>
          </w:p>
        </w:tc>
      </w:tr>
      <w:tr w:rsidR="00A60CC0" w14:paraId="570C81BB" w14:textId="77777777">
        <w:trPr>
          <w:trHeight w:val="592"/>
        </w:trPr>
        <w:tc>
          <w:tcPr>
            <w:tcW w:w="2329" w:type="dxa"/>
          </w:tcPr>
          <w:p w14:paraId="545AFEF8" w14:textId="77777777" w:rsidR="00A60CC0" w:rsidRDefault="00000000">
            <w:pPr>
              <w:ind w:left="0" w:hanging="2"/>
              <w:rPr>
                <w:rFonts w:ascii="Times New Roman" w:eastAsia="Times New Roman" w:hAnsi="Times New Roman" w:cs="Times New Roman"/>
                <w:sz w:val="22"/>
                <w:szCs w:val="22"/>
              </w:rPr>
            </w:pPr>
            <w:bookmarkStart w:id="499" w:name="_Toc131272343"/>
            <w:r>
              <w:rPr>
                <w:rFonts w:ascii="Times New Roman" w:eastAsia="Times New Roman" w:hAnsi="Times New Roman" w:cs="Times New Roman"/>
                <w:b/>
                <w:sz w:val="22"/>
                <w:szCs w:val="22"/>
              </w:rPr>
              <w:t>Description:</w:t>
            </w:r>
            <w:bookmarkEnd w:id="499"/>
          </w:p>
        </w:tc>
        <w:tc>
          <w:tcPr>
            <w:tcW w:w="7763" w:type="dxa"/>
          </w:tcPr>
          <w:p w14:paraId="41F45FD0" w14:textId="77777777" w:rsidR="00A60CC0" w:rsidRDefault="00000000">
            <w:pPr>
              <w:ind w:left="0" w:hanging="2"/>
              <w:rPr>
                <w:rFonts w:ascii="Times New Roman" w:eastAsia="Times New Roman" w:hAnsi="Times New Roman" w:cs="Times New Roman"/>
                <w:sz w:val="22"/>
                <w:szCs w:val="22"/>
              </w:rPr>
            </w:pPr>
            <w:bookmarkStart w:id="500" w:name="_Toc131272344"/>
            <w:r>
              <w:t>Drivers are allowed to exit the parking lot after paying parking fees, and slots are made available in the system.</w:t>
            </w:r>
            <w:bookmarkEnd w:id="500"/>
          </w:p>
        </w:tc>
      </w:tr>
      <w:tr w:rsidR="00A60CC0" w14:paraId="6F597B90" w14:textId="77777777">
        <w:trPr>
          <w:trHeight w:val="74"/>
        </w:trPr>
        <w:tc>
          <w:tcPr>
            <w:tcW w:w="2329" w:type="dxa"/>
          </w:tcPr>
          <w:p w14:paraId="15D9D49A" w14:textId="77777777" w:rsidR="00A60CC0" w:rsidRDefault="00000000">
            <w:pPr>
              <w:ind w:left="0" w:hanging="2"/>
              <w:rPr>
                <w:rFonts w:ascii="Times New Roman" w:eastAsia="Times New Roman" w:hAnsi="Times New Roman" w:cs="Times New Roman"/>
                <w:sz w:val="22"/>
                <w:szCs w:val="22"/>
              </w:rPr>
            </w:pPr>
            <w:bookmarkStart w:id="501" w:name="_Toc131272345"/>
            <w:r>
              <w:rPr>
                <w:rFonts w:ascii="Times New Roman" w:eastAsia="Times New Roman" w:hAnsi="Times New Roman" w:cs="Times New Roman"/>
                <w:b/>
                <w:sz w:val="22"/>
                <w:szCs w:val="22"/>
              </w:rPr>
              <w:t>Priority (Release)</w:t>
            </w:r>
            <w:bookmarkEnd w:id="501"/>
          </w:p>
        </w:tc>
        <w:tc>
          <w:tcPr>
            <w:tcW w:w="7763" w:type="dxa"/>
          </w:tcPr>
          <w:p w14:paraId="60BDE079" w14:textId="77777777" w:rsidR="00A60CC0" w:rsidRDefault="00000000">
            <w:pPr>
              <w:ind w:left="0" w:hanging="2"/>
              <w:rPr>
                <w:rFonts w:ascii="Times New Roman" w:eastAsia="Times New Roman" w:hAnsi="Times New Roman" w:cs="Times New Roman"/>
                <w:sz w:val="22"/>
                <w:szCs w:val="22"/>
              </w:rPr>
            </w:pPr>
            <w:bookmarkStart w:id="502" w:name="_Toc131272346"/>
            <w:r>
              <w:rPr>
                <w:rFonts w:ascii="Times New Roman" w:eastAsia="Times New Roman" w:hAnsi="Times New Roman" w:cs="Times New Roman"/>
                <w:sz w:val="22"/>
                <w:szCs w:val="22"/>
              </w:rPr>
              <w:t>R1</w:t>
            </w:r>
            <w:bookmarkEnd w:id="502"/>
          </w:p>
        </w:tc>
      </w:tr>
      <w:tr w:rsidR="00A60CC0" w14:paraId="0231FC4E" w14:textId="77777777">
        <w:trPr>
          <w:trHeight w:val="74"/>
        </w:trPr>
        <w:tc>
          <w:tcPr>
            <w:tcW w:w="2329" w:type="dxa"/>
          </w:tcPr>
          <w:p w14:paraId="56E63BF2" w14:textId="77777777" w:rsidR="00A60CC0" w:rsidRDefault="00000000">
            <w:pPr>
              <w:ind w:left="0" w:hanging="2"/>
              <w:rPr>
                <w:rFonts w:ascii="Times New Roman" w:eastAsia="Times New Roman" w:hAnsi="Times New Roman" w:cs="Times New Roman"/>
                <w:sz w:val="22"/>
                <w:szCs w:val="22"/>
              </w:rPr>
            </w:pPr>
            <w:bookmarkStart w:id="503" w:name="_Toc131272347"/>
            <w:r>
              <w:rPr>
                <w:rFonts w:ascii="Times New Roman" w:eastAsia="Times New Roman" w:hAnsi="Times New Roman" w:cs="Times New Roman"/>
                <w:b/>
                <w:sz w:val="22"/>
                <w:szCs w:val="22"/>
              </w:rPr>
              <w:t>Trigger:</w:t>
            </w:r>
            <w:bookmarkEnd w:id="503"/>
          </w:p>
        </w:tc>
        <w:tc>
          <w:tcPr>
            <w:tcW w:w="7763" w:type="dxa"/>
          </w:tcPr>
          <w:p w14:paraId="59969DD6" w14:textId="77777777" w:rsidR="00A60CC0" w:rsidRDefault="00000000">
            <w:pPr>
              <w:ind w:left="0" w:hanging="2"/>
              <w:rPr>
                <w:rFonts w:ascii="Times New Roman" w:eastAsia="Times New Roman" w:hAnsi="Times New Roman" w:cs="Times New Roman"/>
                <w:sz w:val="22"/>
                <w:szCs w:val="22"/>
              </w:rPr>
            </w:pPr>
            <w:bookmarkStart w:id="504" w:name="_Toc131272348"/>
            <w:r>
              <w:rPr>
                <w:rFonts w:ascii="Times New Roman" w:eastAsia="Times New Roman" w:hAnsi="Times New Roman" w:cs="Times New Roman"/>
                <w:sz w:val="22"/>
                <w:szCs w:val="22"/>
              </w:rPr>
              <w:t xml:space="preserve">External - Driver </w:t>
            </w:r>
            <w:proofErr w:type="gramStart"/>
            <w:r>
              <w:rPr>
                <w:rFonts w:ascii="Times New Roman" w:eastAsia="Times New Roman" w:hAnsi="Times New Roman" w:cs="Times New Roman"/>
                <w:sz w:val="22"/>
                <w:szCs w:val="22"/>
              </w:rPr>
              <w:t>have to</w:t>
            </w:r>
            <w:proofErr w:type="gramEnd"/>
            <w:r>
              <w:rPr>
                <w:rFonts w:ascii="Times New Roman" w:eastAsia="Times New Roman" w:hAnsi="Times New Roman" w:cs="Times New Roman"/>
                <w:sz w:val="22"/>
                <w:szCs w:val="22"/>
              </w:rPr>
              <w:t xml:space="preserve"> pay fees to leave the parking area.</w:t>
            </w:r>
            <w:bookmarkEnd w:id="504"/>
          </w:p>
        </w:tc>
      </w:tr>
      <w:tr w:rsidR="00A60CC0" w14:paraId="0714B6BF" w14:textId="77777777">
        <w:trPr>
          <w:trHeight w:val="74"/>
        </w:trPr>
        <w:tc>
          <w:tcPr>
            <w:tcW w:w="2329" w:type="dxa"/>
          </w:tcPr>
          <w:p w14:paraId="52A8DC7B" w14:textId="77777777" w:rsidR="00A60CC0" w:rsidRDefault="00000000">
            <w:pPr>
              <w:ind w:left="0" w:hanging="2"/>
              <w:rPr>
                <w:rFonts w:ascii="Times New Roman" w:eastAsia="Times New Roman" w:hAnsi="Times New Roman" w:cs="Times New Roman"/>
                <w:sz w:val="22"/>
                <w:szCs w:val="22"/>
              </w:rPr>
            </w:pPr>
            <w:bookmarkStart w:id="505" w:name="_Toc131272349"/>
            <w:r>
              <w:rPr>
                <w:rFonts w:ascii="Times New Roman" w:eastAsia="Times New Roman" w:hAnsi="Times New Roman" w:cs="Times New Roman"/>
                <w:b/>
                <w:sz w:val="22"/>
                <w:szCs w:val="22"/>
              </w:rPr>
              <w:t>Pre-condition(s):</w:t>
            </w:r>
            <w:bookmarkEnd w:id="505"/>
          </w:p>
        </w:tc>
        <w:tc>
          <w:tcPr>
            <w:tcW w:w="7763" w:type="dxa"/>
          </w:tcPr>
          <w:p w14:paraId="331F319B" w14:textId="77777777" w:rsidR="00A60CC0" w:rsidRDefault="00000000">
            <w:pPr>
              <w:numPr>
                <w:ilvl w:val="0"/>
                <w:numId w:val="68"/>
              </w:numPr>
              <w:ind w:left="0" w:hanging="2"/>
              <w:rPr>
                <w:rFonts w:ascii="Times New Roman" w:eastAsia="Times New Roman" w:hAnsi="Times New Roman" w:cs="Times New Roman"/>
                <w:sz w:val="22"/>
                <w:szCs w:val="22"/>
              </w:rPr>
            </w:pPr>
            <w:bookmarkStart w:id="506" w:name="_Toc131272350"/>
            <w:r>
              <w:rPr>
                <w:rFonts w:ascii="Times New Roman" w:eastAsia="Times New Roman" w:hAnsi="Times New Roman" w:cs="Times New Roman"/>
                <w:sz w:val="22"/>
                <w:szCs w:val="22"/>
              </w:rPr>
              <w:t>The driver has a registered account in the system.</w:t>
            </w:r>
            <w:bookmarkEnd w:id="506"/>
            <w:r>
              <w:rPr>
                <w:rFonts w:ascii="Times New Roman" w:eastAsia="Times New Roman" w:hAnsi="Times New Roman" w:cs="Times New Roman"/>
                <w:sz w:val="22"/>
                <w:szCs w:val="22"/>
              </w:rPr>
              <w:t xml:space="preserve"> </w:t>
            </w:r>
          </w:p>
          <w:p w14:paraId="4EBEC666" w14:textId="77777777" w:rsidR="00A60CC0" w:rsidRDefault="00000000">
            <w:pPr>
              <w:numPr>
                <w:ilvl w:val="0"/>
                <w:numId w:val="13"/>
              </w:numPr>
              <w:ind w:left="0" w:hanging="2"/>
              <w:rPr>
                <w:rFonts w:ascii="Times New Roman" w:eastAsia="Times New Roman" w:hAnsi="Times New Roman" w:cs="Times New Roman"/>
                <w:sz w:val="22"/>
                <w:szCs w:val="22"/>
              </w:rPr>
            </w:pPr>
            <w:bookmarkStart w:id="507" w:name="_Toc131272351"/>
            <w:r>
              <w:rPr>
                <w:rFonts w:ascii="Times New Roman" w:eastAsia="Times New Roman" w:hAnsi="Times New Roman" w:cs="Times New Roman"/>
                <w:sz w:val="22"/>
                <w:szCs w:val="22"/>
              </w:rPr>
              <w:t>The driver has an active internet connection.</w:t>
            </w:r>
            <w:bookmarkEnd w:id="507"/>
          </w:p>
          <w:p w14:paraId="07CE0EA6" w14:textId="77777777" w:rsidR="00A60CC0" w:rsidRDefault="00000000">
            <w:pPr>
              <w:numPr>
                <w:ilvl w:val="0"/>
                <w:numId w:val="13"/>
              </w:numPr>
              <w:ind w:left="0" w:hanging="2"/>
              <w:rPr>
                <w:rFonts w:ascii="Times New Roman" w:eastAsia="Times New Roman" w:hAnsi="Times New Roman" w:cs="Times New Roman"/>
                <w:sz w:val="22"/>
                <w:szCs w:val="22"/>
              </w:rPr>
            </w:pPr>
            <w:bookmarkStart w:id="508" w:name="_Toc131272352"/>
            <w:r>
              <w:rPr>
                <w:rFonts w:ascii="Times New Roman" w:eastAsia="Times New Roman" w:hAnsi="Times New Roman" w:cs="Times New Roman"/>
                <w:sz w:val="22"/>
                <w:szCs w:val="22"/>
              </w:rPr>
              <w:t xml:space="preserve">The driver </w:t>
            </w:r>
            <w:proofErr w:type="gramStart"/>
            <w:r>
              <w:rPr>
                <w:rFonts w:ascii="Times New Roman" w:eastAsia="Times New Roman" w:hAnsi="Times New Roman" w:cs="Times New Roman"/>
                <w:sz w:val="22"/>
                <w:szCs w:val="22"/>
              </w:rPr>
              <w:t>has to</w:t>
            </w:r>
            <w:proofErr w:type="gramEnd"/>
            <w:r>
              <w:rPr>
                <w:rFonts w:ascii="Times New Roman" w:eastAsia="Times New Roman" w:hAnsi="Times New Roman" w:cs="Times New Roman"/>
                <w:sz w:val="22"/>
                <w:szCs w:val="22"/>
              </w:rPr>
              <w:t xml:space="preserve"> pay a parking fee.</w:t>
            </w:r>
            <w:bookmarkEnd w:id="508"/>
          </w:p>
        </w:tc>
      </w:tr>
      <w:tr w:rsidR="00A60CC0" w14:paraId="0699963C" w14:textId="77777777">
        <w:trPr>
          <w:trHeight w:val="74"/>
        </w:trPr>
        <w:tc>
          <w:tcPr>
            <w:tcW w:w="2329" w:type="dxa"/>
          </w:tcPr>
          <w:p w14:paraId="40B378F4" w14:textId="77777777" w:rsidR="00A60CC0" w:rsidRDefault="00000000">
            <w:pPr>
              <w:ind w:left="0" w:hanging="2"/>
              <w:rPr>
                <w:rFonts w:ascii="Times New Roman" w:eastAsia="Times New Roman" w:hAnsi="Times New Roman" w:cs="Times New Roman"/>
                <w:sz w:val="22"/>
                <w:szCs w:val="22"/>
              </w:rPr>
            </w:pPr>
            <w:bookmarkStart w:id="509" w:name="_Toc131272353"/>
            <w:r>
              <w:rPr>
                <w:rFonts w:ascii="Times New Roman" w:eastAsia="Times New Roman" w:hAnsi="Times New Roman" w:cs="Times New Roman"/>
                <w:b/>
                <w:sz w:val="22"/>
                <w:szCs w:val="22"/>
              </w:rPr>
              <w:t>Main (Success) Flow:</w:t>
            </w:r>
            <w:bookmarkEnd w:id="509"/>
          </w:p>
        </w:tc>
        <w:tc>
          <w:tcPr>
            <w:tcW w:w="7763" w:type="dxa"/>
          </w:tcPr>
          <w:p w14:paraId="403411FD" w14:textId="77777777" w:rsidR="00A60CC0" w:rsidRDefault="00000000">
            <w:pPr>
              <w:numPr>
                <w:ilvl w:val="0"/>
                <w:numId w:val="69"/>
              </w:numPr>
              <w:ind w:left="0" w:hanging="2"/>
              <w:rPr>
                <w:rFonts w:ascii="Times New Roman" w:eastAsia="Times New Roman" w:hAnsi="Times New Roman" w:cs="Times New Roman"/>
                <w:sz w:val="22"/>
                <w:szCs w:val="22"/>
              </w:rPr>
            </w:pPr>
            <w:bookmarkStart w:id="510" w:name="_Toc131272354"/>
            <w:r>
              <w:rPr>
                <w:rFonts w:ascii="Times New Roman" w:eastAsia="Times New Roman" w:hAnsi="Times New Roman" w:cs="Times New Roman"/>
                <w:sz w:val="22"/>
                <w:szCs w:val="22"/>
              </w:rPr>
              <w:t>Driver opens the system, clicks on finish the offer.</w:t>
            </w:r>
            <w:bookmarkEnd w:id="510"/>
          </w:p>
          <w:p w14:paraId="28A2FF96" w14:textId="77777777" w:rsidR="00A60CC0" w:rsidRDefault="00000000">
            <w:pPr>
              <w:numPr>
                <w:ilvl w:val="0"/>
                <w:numId w:val="69"/>
              </w:numPr>
              <w:ind w:left="0" w:hanging="2"/>
              <w:rPr>
                <w:rFonts w:ascii="Times New Roman" w:eastAsia="Times New Roman" w:hAnsi="Times New Roman" w:cs="Times New Roman"/>
                <w:sz w:val="22"/>
                <w:szCs w:val="22"/>
              </w:rPr>
            </w:pPr>
            <w:bookmarkStart w:id="511" w:name="_Toc131272355"/>
            <w:r>
              <w:rPr>
                <w:rFonts w:ascii="Times New Roman" w:eastAsia="Times New Roman" w:hAnsi="Times New Roman" w:cs="Times New Roman"/>
                <w:sz w:val="22"/>
                <w:szCs w:val="22"/>
              </w:rPr>
              <w:t>Sensor calculates the duration of time that the driver was parking the vehicle.</w:t>
            </w:r>
            <w:bookmarkEnd w:id="511"/>
          </w:p>
          <w:p w14:paraId="1033EDD2" w14:textId="77777777" w:rsidR="00A60CC0" w:rsidRDefault="00000000">
            <w:pPr>
              <w:numPr>
                <w:ilvl w:val="0"/>
                <w:numId w:val="69"/>
              </w:numPr>
              <w:ind w:left="0" w:hanging="2"/>
              <w:rPr>
                <w:rFonts w:ascii="Times New Roman" w:eastAsia="Times New Roman" w:hAnsi="Times New Roman" w:cs="Times New Roman"/>
                <w:sz w:val="22"/>
                <w:szCs w:val="22"/>
              </w:rPr>
            </w:pPr>
            <w:bookmarkStart w:id="512" w:name="_Toc131272356"/>
            <w:r>
              <w:rPr>
                <w:rFonts w:ascii="Times New Roman" w:eastAsia="Times New Roman" w:hAnsi="Times New Roman" w:cs="Times New Roman"/>
                <w:sz w:val="22"/>
                <w:szCs w:val="22"/>
              </w:rPr>
              <w:t>Driver pays the parking fees by Credit/Debit card or wallet.</w:t>
            </w:r>
            <w:bookmarkEnd w:id="512"/>
          </w:p>
          <w:p w14:paraId="333739FA" w14:textId="77777777" w:rsidR="00A60CC0" w:rsidRDefault="00000000">
            <w:pPr>
              <w:numPr>
                <w:ilvl w:val="0"/>
                <w:numId w:val="69"/>
              </w:numPr>
              <w:ind w:left="0" w:hanging="2"/>
              <w:rPr>
                <w:rFonts w:ascii="Times New Roman" w:eastAsia="Times New Roman" w:hAnsi="Times New Roman" w:cs="Times New Roman"/>
                <w:sz w:val="22"/>
                <w:szCs w:val="22"/>
              </w:rPr>
            </w:pPr>
            <w:bookmarkStart w:id="513" w:name="_Toc131272357"/>
            <w:r>
              <w:rPr>
                <w:rFonts w:ascii="Times New Roman" w:eastAsia="Times New Roman" w:hAnsi="Times New Roman" w:cs="Times New Roman"/>
                <w:sz w:val="22"/>
                <w:szCs w:val="22"/>
              </w:rPr>
              <w:t>Driver shows the QR code to the barrier after paying fees.</w:t>
            </w:r>
            <w:bookmarkEnd w:id="513"/>
          </w:p>
          <w:p w14:paraId="68B7F77F" w14:textId="77777777" w:rsidR="00A60CC0" w:rsidRDefault="00000000">
            <w:pPr>
              <w:numPr>
                <w:ilvl w:val="0"/>
                <w:numId w:val="69"/>
              </w:numPr>
              <w:ind w:left="0" w:hanging="2"/>
              <w:rPr>
                <w:rFonts w:ascii="Times New Roman" w:eastAsia="Times New Roman" w:hAnsi="Times New Roman" w:cs="Times New Roman"/>
                <w:sz w:val="22"/>
                <w:szCs w:val="22"/>
              </w:rPr>
            </w:pPr>
            <w:bookmarkStart w:id="514" w:name="_Toc131272358"/>
            <w:r>
              <w:rPr>
                <w:rFonts w:ascii="Times New Roman" w:eastAsia="Times New Roman" w:hAnsi="Times New Roman" w:cs="Times New Roman"/>
                <w:sz w:val="22"/>
                <w:szCs w:val="22"/>
              </w:rPr>
              <w:t>The barrier goes up to let the driver leave the parking slot.</w:t>
            </w:r>
            <w:bookmarkEnd w:id="514"/>
          </w:p>
          <w:p w14:paraId="749EAE82" w14:textId="77777777" w:rsidR="00A60CC0" w:rsidRDefault="00000000">
            <w:pPr>
              <w:numPr>
                <w:ilvl w:val="0"/>
                <w:numId w:val="69"/>
              </w:numPr>
              <w:ind w:left="0" w:hanging="2"/>
              <w:rPr>
                <w:rFonts w:ascii="Times New Roman" w:eastAsia="Times New Roman" w:hAnsi="Times New Roman" w:cs="Times New Roman"/>
                <w:sz w:val="22"/>
                <w:szCs w:val="22"/>
              </w:rPr>
            </w:pPr>
            <w:bookmarkStart w:id="515" w:name="_Toc131272359"/>
            <w:r>
              <w:rPr>
                <w:rFonts w:ascii="Times New Roman" w:eastAsia="Times New Roman" w:hAnsi="Times New Roman" w:cs="Times New Roman"/>
                <w:sz w:val="22"/>
                <w:szCs w:val="22"/>
              </w:rPr>
              <w:t>The driver parking slot will be available in our system, for next customers.</w:t>
            </w:r>
            <w:bookmarkEnd w:id="515"/>
          </w:p>
        </w:tc>
      </w:tr>
      <w:tr w:rsidR="00A60CC0" w14:paraId="6DCAF5FE" w14:textId="77777777">
        <w:trPr>
          <w:trHeight w:val="535"/>
        </w:trPr>
        <w:tc>
          <w:tcPr>
            <w:tcW w:w="2329" w:type="dxa"/>
          </w:tcPr>
          <w:p w14:paraId="4D252994" w14:textId="77777777" w:rsidR="00A60CC0" w:rsidRDefault="00000000">
            <w:pPr>
              <w:ind w:left="0" w:hanging="2"/>
              <w:rPr>
                <w:rFonts w:ascii="Times New Roman" w:eastAsia="Times New Roman" w:hAnsi="Times New Roman" w:cs="Times New Roman"/>
                <w:sz w:val="22"/>
                <w:szCs w:val="22"/>
              </w:rPr>
            </w:pPr>
            <w:bookmarkStart w:id="516" w:name="_Toc131272360"/>
            <w:r>
              <w:rPr>
                <w:rFonts w:ascii="Times New Roman" w:eastAsia="Times New Roman" w:hAnsi="Times New Roman" w:cs="Times New Roman"/>
                <w:b/>
                <w:sz w:val="22"/>
                <w:szCs w:val="22"/>
              </w:rPr>
              <w:t>Alternate Flows:</w:t>
            </w:r>
            <w:bookmarkEnd w:id="516"/>
          </w:p>
        </w:tc>
        <w:tc>
          <w:tcPr>
            <w:tcW w:w="7763" w:type="dxa"/>
          </w:tcPr>
          <w:p w14:paraId="25B8EBEF" w14:textId="77777777" w:rsidR="00A60CC0" w:rsidRDefault="00000000">
            <w:pPr>
              <w:ind w:left="0" w:hanging="2"/>
              <w:rPr>
                <w:rFonts w:ascii="Times New Roman" w:eastAsia="Times New Roman" w:hAnsi="Times New Roman" w:cs="Times New Roman"/>
                <w:sz w:val="22"/>
                <w:szCs w:val="22"/>
              </w:rPr>
            </w:pPr>
            <w:bookmarkStart w:id="517" w:name="_Toc131272361"/>
            <w:r>
              <w:rPr>
                <w:rFonts w:ascii="Times New Roman" w:eastAsia="Times New Roman" w:hAnsi="Times New Roman" w:cs="Times New Roman"/>
                <w:sz w:val="22"/>
                <w:szCs w:val="22"/>
              </w:rPr>
              <w:t>Alternate Flow #1: The driver does not pay a parking fee. The following steps occur:</w:t>
            </w:r>
            <w:bookmarkEnd w:id="517"/>
          </w:p>
          <w:p w14:paraId="423FE925" w14:textId="77777777" w:rsidR="00A60CC0" w:rsidRDefault="00000000">
            <w:pPr>
              <w:numPr>
                <w:ilvl w:val="0"/>
                <w:numId w:val="41"/>
              </w:numPr>
              <w:ind w:left="0" w:hanging="2"/>
              <w:rPr>
                <w:rFonts w:ascii="Times New Roman" w:eastAsia="Times New Roman" w:hAnsi="Times New Roman" w:cs="Times New Roman"/>
                <w:sz w:val="22"/>
                <w:szCs w:val="22"/>
              </w:rPr>
            </w:pPr>
            <w:bookmarkStart w:id="518" w:name="_Toc131272362"/>
            <w:r>
              <w:rPr>
                <w:rFonts w:ascii="Times New Roman" w:eastAsia="Times New Roman" w:hAnsi="Times New Roman" w:cs="Times New Roman"/>
                <w:sz w:val="22"/>
                <w:szCs w:val="22"/>
              </w:rPr>
              <w:t>The driver cannot leave the parking slot, because the barrier will not open.</w:t>
            </w:r>
            <w:bookmarkEnd w:id="518"/>
          </w:p>
          <w:p w14:paraId="28E0088F" w14:textId="77777777" w:rsidR="00A60CC0" w:rsidRDefault="00000000">
            <w:pPr>
              <w:numPr>
                <w:ilvl w:val="0"/>
                <w:numId w:val="41"/>
              </w:numPr>
              <w:ind w:left="0" w:hanging="2"/>
              <w:rPr>
                <w:rFonts w:ascii="Times New Roman" w:eastAsia="Times New Roman" w:hAnsi="Times New Roman" w:cs="Times New Roman"/>
                <w:sz w:val="22"/>
                <w:szCs w:val="22"/>
              </w:rPr>
            </w:pPr>
            <w:bookmarkStart w:id="519" w:name="_Toc131272363"/>
            <w:r>
              <w:rPr>
                <w:rFonts w:ascii="Times New Roman" w:eastAsia="Times New Roman" w:hAnsi="Times New Roman" w:cs="Times New Roman"/>
                <w:sz w:val="22"/>
                <w:szCs w:val="22"/>
              </w:rPr>
              <w:t>After 1 month, the driver will be banned from our system, and the driver cannot register the system with that plate number, till pay fees.</w:t>
            </w:r>
            <w:bookmarkEnd w:id="519"/>
          </w:p>
          <w:p w14:paraId="35B520CE" w14:textId="77777777" w:rsidR="00A60CC0" w:rsidRDefault="00A60CC0">
            <w:pPr>
              <w:ind w:left="0" w:hanging="2"/>
              <w:rPr>
                <w:rFonts w:ascii="Times New Roman" w:eastAsia="Times New Roman" w:hAnsi="Times New Roman" w:cs="Times New Roman"/>
                <w:sz w:val="22"/>
                <w:szCs w:val="22"/>
              </w:rPr>
            </w:pPr>
          </w:p>
          <w:p w14:paraId="00B843ED" w14:textId="77777777" w:rsidR="00A60CC0" w:rsidRDefault="00000000">
            <w:pPr>
              <w:ind w:left="0" w:hanging="2"/>
              <w:rPr>
                <w:rFonts w:ascii="Times New Roman" w:eastAsia="Times New Roman" w:hAnsi="Times New Roman" w:cs="Times New Roman"/>
                <w:sz w:val="22"/>
                <w:szCs w:val="22"/>
              </w:rPr>
            </w:pPr>
            <w:bookmarkStart w:id="520" w:name="_Toc131272364"/>
            <w:r>
              <w:rPr>
                <w:rFonts w:ascii="Times New Roman" w:eastAsia="Times New Roman" w:hAnsi="Times New Roman" w:cs="Times New Roman"/>
                <w:sz w:val="22"/>
                <w:szCs w:val="22"/>
              </w:rPr>
              <w:t>Alternate Flow #2: The barrier does not open for the driver. The following steps occur:</w:t>
            </w:r>
            <w:bookmarkEnd w:id="520"/>
          </w:p>
          <w:p w14:paraId="38127A58" w14:textId="77777777" w:rsidR="00A60CC0" w:rsidRDefault="00000000">
            <w:pPr>
              <w:numPr>
                <w:ilvl w:val="0"/>
                <w:numId w:val="10"/>
              </w:numPr>
              <w:ind w:left="0" w:hanging="2"/>
              <w:rPr>
                <w:rFonts w:ascii="Times New Roman" w:eastAsia="Times New Roman" w:hAnsi="Times New Roman" w:cs="Times New Roman"/>
                <w:sz w:val="22"/>
                <w:szCs w:val="22"/>
              </w:rPr>
            </w:pPr>
            <w:bookmarkStart w:id="521" w:name="_Toc131272365"/>
            <w:r>
              <w:rPr>
                <w:rFonts w:ascii="Times New Roman" w:eastAsia="Times New Roman" w:hAnsi="Times New Roman" w:cs="Times New Roman"/>
                <w:sz w:val="22"/>
                <w:szCs w:val="22"/>
              </w:rPr>
              <w:t>The driver contacts Contact customer support.</w:t>
            </w:r>
            <w:bookmarkEnd w:id="521"/>
          </w:p>
          <w:p w14:paraId="37EC51FF" w14:textId="77777777" w:rsidR="00A60CC0" w:rsidRDefault="00000000">
            <w:pPr>
              <w:numPr>
                <w:ilvl w:val="0"/>
                <w:numId w:val="10"/>
              </w:numPr>
              <w:ind w:left="0" w:hanging="2"/>
              <w:rPr>
                <w:rFonts w:ascii="Times New Roman" w:eastAsia="Times New Roman" w:hAnsi="Times New Roman" w:cs="Times New Roman"/>
                <w:sz w:val="22"/>
                <w:szCs w:val="22"/>
              </w:rPr>
            </w:pPr>
            <w:bookmarkStart w:id="522" w:name="_Toc131272366"/>
            <w:r>
              <w:rPr>
                <w:rFonts w:ascii="Times New Roman" w:eastAsia="Times New Roman" w:hAnsi="Times New Roman" w:cs="Times New Roman"/>
                <w:sz w:val="22"/>
                <w:szCs w:val="22"/>
              </w:rPr>
              <w:t>Contact customer support team gets information from the database.</w:t>
            </w:r>
            <w:bookmarkEnd w:id="522"/>
          </w:p>
          <w:p w14:paraId="00126248" w14:textId="6C1F3015" w:rsidR="00A60CC0" w:rsidRDefault="00000000">
            <w:pPr>
              <w:numPr>
                <w:ilvl w:val="0"/>
                <w:numId w:val="10"/>
              </w:numPr>
              <w:ind w:left="0" w:hanging="2"/>
              <w:rPr>
                <w:rFonts w:ascii="Times New Roman" w:eastAsia="Times New Roman" w:hAnsi="Times New Roman" w:cs="Times New Roman"/>
                <w:sz w:val="22"/>
                <w:szCs w:val="22"/>
              </w:rPr>
            </w:pPr>
            <w:bookmarkStart w:id="523" w:name="_Toc131272367"/>
            <w:r>
              <w:rPr>
                <w:rFonts w:ascii="Times New Roman" w:eastAsia="Times New Roman" w:hAnsi="Times New Roman" w:cs="Times New Roman"/>
                <w:sz w:val="22"/>
                <w:szCs w:val="22"/>
              </w:rPr>
              <w:t>The customer support team fixes  the issue to help drivers leave the parking slot.</w:t>
            </w:r>
            <w:bookmarkEnd w:id="523"/>
          </w:p>
          <w:p w14:paraId="5C5111F0" w14:textId="77777777" w:rsidR="00A60CC0" w:rsidRDefault="00A60CC0">
            <w:pPr>
              <w:ind w:left="0" w:hanging="2"/>
              <w:rPr>
                <w:rFonts w:ascii="Times New Roman" w:eastAsia="Times New Roman" w:hAnsi="Times New Roman" w:cs="Times New Roman"/>
                <w:sz w:val="22"/>
                <w:szCs w:val="22"/>
              </w:rPr>
            </w:pPr>
          </w:p>
          <w:p w14:paraId="2D29FD5B" w14:textId="77777777" w:rsidR="00A60CC0" w:rsidRDefault="00000000">
            <w:pPr>
              <w:ind w:left="0" w:hanging="2"/>
              <w:rPr>
                <w:rFonts w:ascii="Times New Roman" w:eastAsia="Times New Roman" w:hAnsi="Times New Roman" w:cs="Times New Roman"/>
                <w:sz w:val="22"/>
                <w:szCs w:val="22"/>
              </w:rPr>
            </w:pPr>
            <w:bookmarkStart w:id="524" w:name="_Toc131272368"/>
            <w:r>
              <w:rPr>
                <w:rFonts w:ascii="Times New Roman" w:eastAsia="Times New Roman" w:hAnsi="Times New Roman" w:cs="Times New Roman"/>
                <w:sz w:val="22"/>
                <w:szCs w:val="22"/>
              </w:rPr>
              <w:t>Alternate Flow #3: The slot does not seem available for the next reservations.  The following steps occur:</w:t>
            </w:r>
            <w:bookmarkEnd w:id="524"/>
          </w:p>
          <w:p w14:paraId="3EE95304" w14:textId="77777777" w:rsidR="00A60CC0" w:rsidRDefault="00000000">
            <w:pPr>
              <w:numPr>
                <w:ilvl w:val="0"/>
                <w:numId w:val="44"/>
              </w:numPr>
              <w:ind w:left="0" w:hanging="2"/>
              <w:rPr>
                <w:rFonts w:ascii="Times New Roman" w:eastAsia="Times New Roman" w:hAnsi="Times New Roman" w:cs="Times New Roman"/>
                <w:sz w:val="22"/>
                <w:szCs w:val="22"/>
              </w:rPr>
            </w:pPr>
            <w:bookmarkStart w:id="525" w:name="_Toc131272369"/>
            <w:r>
              <w:rPr>
                <w:rFonts w:ascii="Times New Roman" w:eastAsia="Times New Roman" w:hAnsi="Times New Roman" w:cs="Times New Roman"/>
                <w:sz w:val="22"/>
                <w:szCs w:val="22"/>
              </w:rPr>
              <w:t>Our Technics move to that parking slot.</w:t>
            </w:r>
            <w:bookmarkEnd w:id="525"/>
          </w:p>
          <w:p w14:paraId="18229AD2" w14:textId="77777777" w:rsidR="00A60CC0" w:rsidRDefault="00000000">
            <w:pPr>
              <w:numPr>
                <w:ilvl w:val="0"/>
                <w:numId w:val="44"/>
              </w:numPr>
              <w:ind w:left="0" w:hanging="2"/>
              <w:rPr>
                <w:rFonts w:ascii="Times New Roman" w:eastAsia="Times New Roman" w:hAnsi="Times New Roman" w:cs="Times New Roman"/>
                <w:sz w:val="22"/>
                <w:szCs w:val="22"/>
              </w:rPr>
            </w:pPr>
            <w:bookmarkStart w:id="526" w:name="_Toc131272370"/>
            <w:r>
              <w:rPr>
                <w:rFonts w:ascii="Times New Roman" w:eastAsia="Times New Roman" w:hAnsi="Times New Roman" w:cs="Times New Roman"/>
                <w:sz w:val="22"/>
                <w:szCs w:val="22"/>
              </w:rPr>
              <w:t>They look up our system sensors.</w:t>
            </w:r>
            <w:bookmarkEnd w:id="526"/>
          </w:p>
          <w:p w14:paraId="029A2004" w14:textId="77777777" w:rsidR="00A60CC0" w:rsidRDefault="00000000">
            <w:pPr>
              <w:numPr>
                <w:ilvl w:val="0"/>
                <w:numId w:val="44"/>
              </w:numPr>
              <w:ind w:left="0" w:hanging="2"/>
              <w:rPr>
                <w:rFonts w:ascii="Times New Roman" w:eastAsia="Times New Roman" w:hAnsi="Times New Roman" w:cs="Times New Roman"/>
                <w:sz w:val="22"/>
                <w:szCs w:val="22"/>
              </w:rPr>
            </w:pPr>
            <w:bookmarkStart w:id="527" w:name="_Toc131272371"/>
            <w:r>
              <w:rPr>
                <w:rFonts w:ascii="Times New Roman" w:eastAsia="Times New Roman" w:hAnsi="Times New Roman" w:cs="Times New Roman"/>
                <w:sz w:val="22"/>
                <w:szCs w:val="22"/>
              </w:rPr>
              <w:t>They fix the sensor to work properly.</w:t>
            </w:r>
            <w:bookmarkEnd w:id="527"/>
          </w:p>
        </w:tc>
      </w:tr>
      <w:tr w:rsidR="00A60CC0" w14:paraId="2D8A4716" w14:textId="77777777">
        <w:trPr>
          <w:trHeight w:val="74"/>
        </w:trPr>
        <w:tc>
          <w:tcPr>
            <w:tcW w:w="2329" w:type="dxa"/>
          </w:tcPr>
          <w:p w14:paraId="1E4C087D" w14:textId="77777777" w:rsidR="00A60CC0" w:rsidRDefault="00000000">
            <w:pPr>
              <w:ind w:left="0" w:hanging="2"/>
              <w:rPr>
                <w:rFonts w:ascii="Times New Roman" w:eastAsia="Times New Roman" w:hAnsi="Times New Roman" w:cs="Times New Roman"/>
                <w:sz w:val="22"/>
                <w:szCs w:val="22"/>
              </w:rPr>
            </w:pPr>
            <w:bookmarkStart w:id="528" w:name="_Toc131272372"/>
            <w:r>
              <w:rPr>
                <w:rFonts w:ascii="Times New Roman" w:eastAsia="Times New Roman" w:hAnsi="Times New Roman" w:cs="Times New Roman"/>
                <w:b/>
                <w:sz w:val="22"/>
                <w:szCs w:val="22"/>
              </w:rPr>
              <w:t>Post Condition:</w:t>
            </w:r>
            <w:bookmarkEnd w:id="528"/>
          </w:p>
        </w:tc>
        <w:tc>
          <w:tcPr>
            <w:tcW w:w="7763" w:type="dxa"/>
          </w:tcPr>
          <w:p w14:paraId="65EE6D83" w14:textId="77777777" w:rsidR="00A60CC0" w:rsidRDefault="00000000">
            <w:pPr>
              <w:numPr>
                <w:ilvl w:val="0"/>
                <w:numId w:val="14"/>
              </w:numPr>
              <w:spacing w:before="240" w:line="276" w:lineRule="auto"/>
              <w:ind w:left="0" w:hanging="2"/>
              <w:rPr>
                <w:rFonts w:ascii="Times New Roman" w:eastAsia="Times New Roman" w:hAnsi="Times New Roman" w:cs="Times New Roman"/>
                <w:sz w:val="22"/>
                <w:szCs w:val="22"/>
              </w:rPr>
            </w:pPr>
            <w:bookmarkStart w:id="529" w:name="_Toc131272373"/>
            <w:r>
              <w:rPr>
                <w:rFonts w:ascii="Times New Roman" w:eastAsia="Times New Roman" w:hAnsi="Times New Roman" w:cs="Times New Roman"/>
                <w:sz w:val="22"/>
                <w:szCs w:val="22"/>
              </w:rPr>
              <w:t>The driver has successfully exited the parking lot.</w:t>
            </w:r>
            <w:bookmarkEnd w:id="529"/>
          </w:p>
          <w:p w14:paraId="06EC2D16" w14:textId="77777777" w:rsidR="00A60CC0" w:rsidRDefault="00000000">
            <w:pPr>
              <w:numPr>
                <w:ilvl w:val="0"/>
                <w:numId w:val="14"/>
              </w:numPr>
              <w:spacing w:after="240" w:line="276" w:lineRule="auto"/>
              <w:ind w:left="0" w:hanging="2"/>
              <w:rPr>
                <w:rFonts w:ascii="Times New Roman" w:eastAsia="Times New Roman" w:hAnsi="Times New Roman" w:cs="Times New Roman"/>
                <w:sz w:val="22"/>
                <w:szCs w:val="22"/>
              </w:rPr>
            </w:pPr>
            <w:bookmarkStart w:id="530" w:name="_Toc131272374"/>
            <w:r>
              <w:rPr>
                <w:rFonts w:ascii="Times New Roman" w:eastAsia="Times New Roman" w:hAnsi="Times New Roman" w:cs="Times New Roman"/>
                <w:sz w:val="22"/>
                <w:szCs w:val="22"/>
              </w:rPr>
              <w:t>The parking space is marked as available in the system.</w:t>
            </w:r>
            <w:bookmarkEnd w:id="530"/>
          </w:p>
        </w:tc>
      </w:tr>
      <w:tr w:rsidR="00A60CC0" w14:paraId="3561CC98" w14:textId="77777777">
        <w:trPr>
          <w:trHeight w:val="550"/>
        </w:trPr>
        <w:tc>
          <w:tcPr>
            <w:tcW w:w="2329" w:type="dxa"/>
          </w:tcPr>
          <w:p w14:paraId="2CD5E345" w14:textId="77777777" w:rsidR="00A60CC0" w:rsidRDefault="00000000">
            <w:pPr>
              <w:ind w:left="0" w:hanging="2"/>
              <w:rPr>
                <w:rFonts w:ascii="Times New Roman" w:eastAsia="Times New Roman" w:hAnsi="Times New Roman" w:cs="Times New Roman"/>
                <w:sz w:val="22"/>
                <w:szCs w:val="22"/>
              </w:rPr>
            </w:pPr>
            <w:bookmarkStart w:id="531" w:name="_Toc131272375"/>
            <w:r>
              <w:rPr>
                <w:rFonts w:ascii="Times New Roman" w:eastAsia="Times New Roman" w:hAnsi="Times New Roman" w:cs="Times New Roman"/>
                <w:b/>
                <w:sz w:val="22"/>
                <w:szCs w:val="22"/>
              </w:rPr>
              <w:t>Requirements:</w:t>
            </w:r>
            <w:bookmarkEnd w:id="531"/>
          </w:p>
        </w:tc>
        <w:tc>
          <w:tcPr>
            <w:tcW w:w="7763" w:type="dxa"/>
          </w:tcPr>
          <w:p w14:paraId="247CA476" w14:textId="4ED28441" w:rsidR="00A60CC0" w:rsidRPr="00267932" w:rsidRDefault="00000000">
            <w:pPr>
              <w:numPr>
                <w:ilvl w:val="0"/>
                <w:numId w:val="42"/>
              </w:numPr>
              <w:ind w:left="0" w:hanging="2"/>
              <w:rPr>
                <w:rFonts w:ascii="Times New Roman" w:hAnsi="Times New Roman" w:cs="Times New Roman"/>
                <w:sz w:val="22"/>
                <w:szCs w:val="22"/>
              </w:rPr>
            </w:pPr>
            <w:bookmarkStart w:id="532" w:name="_Toc131272376"/>
            <w:r w:rsidRPr="00267932">
              <w:rPr>
                <w:rFonts w:ascii="Times New Roman" w:hAnsi="Times New Roman" w:cs="Times New Roman"/>
                <w:sz w:val="22"/>
                <w:szCs w:val="22"/>
              </w:rPr>
              <w:t xml:space="preserve">The system shall track the real-time availability of parking spots </w:t>
            </w:r>
            <w:r w:rsidR="00267932" w:rsidRPr="00267932">
              <w:rPr>
                <w:rFonts w:ascii="Times New Roman" w:hAnsi="Times New Roman" w:cs="Times New Roman"/>
                <w:sz w:val="22"/>
                <w:szCs w:val="22"/>
              </w:rPr>
              <w:t>using</w:t>
            </w:r>
            <w:r w:rsidRPr="00267932">
              <w:rPr>
                <w:rFonts w:ascii="Times New Roman" w:hAnsi="Times New Roman" w:cs="Times New Roman"/>
                <w:sz w:val="22"/>
                <w:szCs w:val="22"/>
              </w:rPr>
              <w:t xml:space="preserve"> </w:t>
            </w:r>
            <w:r w:rsidR="00267932" w:rsidRPr="00267932">
              <w:rPr>
                <w:rFonts w:ascii="Times New Roman" w:hAnsi="Times New Roman" w:cs="Times New Roman"/>
                <w:sz w:val="22"/>
                <w:szCs w:val="22"/>
              </w:rPr>
              <w:t>cameras.</w:t>
            </w:r>
            <w:bookmarkEnd w:id="532"/>
          </w:p>
          <w:p w14:paraId="5CBE06E7" w14:textId="33D07351" w:rsidR="00A60CC0" w:rsidRPr="00267932" w:rsidRDefault="00000000">
            <w:pPr>
              <w:numPr>
                <w:ilvl w:val="0"/>
                <w:numId w:val="42"/>
              </w:numPr>
              <w:ind w:left="0" w:hanging="2"/>
              <w:rPr>
                <w:rFonts w:ascii="Times New Roman" w:hAnsi="Times New Roman" w:cs="Times New Roman"/>
                <w:sz w:val="22"/>
                <w:szCs w:val="22"/>
              </w:rPr>
            </w:pPr>
            <w:bookmarkStart w:id="533" w:name="_Toc131272377"/>
            <w:r w:rsidRPr="00267932">
              <w:rPr>
                <w:rFonts w:ascii="Times New Roman" w:hAnsi="Times New Roman" w:cs="Times New Roman"/>
                <w:sz w:val="22"/>
                <w:szCs w:val="22"/>
              </w:rPr>
              <w:t xml:space="preserve">The system shall require parking sensor to calculate the total parking fee and charge the user’s payment </w:t>
            </w:r>
            <w:r w:rsidR="00267932" w:rsidRPr="00267932">
              <w:rPr>
                <w:rFonts w:ascii="Times New Roman" w:hAnsi="Times New Roman" w:cs="Times New Roman"/>
                <w:sz w:val="22"/>
                <w:szCs w:val="22"/>
              </w:rPr>
              <w:t>method.</w:t>
            </w:r>
            <w:bookmarkEnd w:id="533"/>
          </w:p>
          <w:p w14:paraId="011BA310" w14:textId="3C729DA4" w:rsidR="00A60CC0" w:rsidRPr="00267932" w:rsidRDefault="00000000">
            <w:pPr>
              <w:numPr>
                <w:ilvl w:val="0"/>
                <w:numId w:val="42"/>
              </w:numPr>
              <w:ind w:left="0" w:hanging="2"/>
              <w:rPr>
                <w:rFonts w:ascii="Times New Roman" w:hAnsi="Times New Roman" w:cs="Times New Roman"/>
                <w:sz w:val="22"/>
                <w:szCs w:val="22"/>
              </w:rPr>
            </w:pPr>
            <w:bookmarkStart w:id="534" w:name="_Toc131272378"/>
            <w:r w:rsidRPr="00267932">
              <w:rPr>
                <w:rFonts w:ascii="Times New Roman" w:hAnsi="Times New Roman" w:cs="Times New Roman"/>
                <w:sz w:val="22"/>
                <w:szCs w:val="22"/>
              </w:rPr>
              <w:lastRenderedPageBreak/>
              <w:t xml:space="preserve">The system shall allow to exit the parking lot after successful </w:t>
            </w:r>
            <w:r w:rsidR="00267932" w:rsidRPr="00267932">
              <w:rPr>
                <w:rFonts w:ascii="Times New Roman" w:hAnsi="Times New Roman" w:cs="Times New Roman"/>
                <w:sz w:val="22"/>
                <w:szCs w:val="22"/>
              </w:rPr>
              <w:t>payment.</w:t>
            </w:r>
            <w:bookmarkEnd w:id="534"/>
          </w:p>
          <w:p w14:paraId="1C4B59CE" w14:textId="2E8CF067" w:rsidR="00A60CC0" w:rsidRPr="00267932" w:rsidRDefault="00000000">
            <w:pPr>
              <w:numPr>
                <w:ilvl w:val="0"/>
                <w:numId w:val="42"/>
              </w:numPr>
              <w:ind w:left="0" w:hanging="2"/>
              <w:rPr>
                <w:rFonts w:ascii="Times New Roman" w:hAnsi="Times New Roman" w:cs="Times New Roman"/>
                <w:sz w:val="22"/>
                <w:szCs w:val="22"/>
              </w:rPr>
            </w:pPr>
            <w:bookmarkStart w:id="535" w:name="_Toc131272379"/>
            <w:r w:rsidRPr="00267932">
              <w:rPr>
                <w:rFonts w:ascii="Times New Roman" w:hAnsi="Times New Roman" w:cs="Times New Roman"/>
                <w:sz w:val="22"/>
                <w:szCs w:val="22"/>
              </w:rPr>
              <w:t xml:space="preserve">The system shall update that parking space as </w:t>
            </w:r>
            <w:r w:rsidR="00267932" w:rsidRPr="00267932">
              <w:rPr>
                <w:rFonts w:ascii="Times New Roman" w:hAnsi="Times New Roman" w:cs="Times New Roman"/>
                <w:sz w:val="22"/>
                <w:szCs w:val="22"/>
              </w:rPr>
              <w:t>vacant.</w:t>
            </w:r>
            <w:bookmarkEnd w:id="535"/>
          </w:p>
          <w:p w14:paraId="11C10822" w14:textId="77777777" w:rsidR="00A60CC0" w:rsidRPr="00267932" w:rsidRDefault="00A60CC0">
            <w:pPr>
              <w:ind w:left="0" w:hanging="2"/>
              <w:rPr>
                <w:rFonts w:ascii="Times New Roman" w:eastAsia="Times New Roman" w:hAnsi="Times New Roman" w:cs="Times New Roman"/>
                <w:sz w:val="22"/>
                <w:szCs w:val="22"/>
              </w:rPr>
            </w:pPr>
          </w:p>
        </w:tc>
      </w:tr>
    </w:tbl>
    <w:p w14:paraId="03F2A2F3" w14:textId="77777777" w:rsidR="00A60CC0" w:rsidRDefault="00A60CC0">
      <w:pPr>
        <w:ind w:left="0" w:hanging="2"/>
      </w:pPr>
    </w:p>
    <w:p w14:paraId="3896C06E" w14:textId="77777777" w:rsidR="00F70A44" w:rsidRDefault="00F70A44">
      <w:pPr>
        <w:pStyle w:val="Heading3"/>
        <w:ind w:left="0" w:hanging="2"/>
      </w:pPr>
      <w:bookmarkStart w:id="536" w:name="_heading=h.yqx2a88lrt5n" w:colFirst="0" w:colLast="0"/>
      <w:bookmarkEnd w:id="536"/>
    </w:p>
    <w:p w14:paraId="56F6EC9C" w14:textId="77777777" w:rsidR="00F70A44" w:rsidRDefault="00F70A44">
      <w:pPr>
        <w:pStyle w:val="Heading3"/>
        <w:ind w:left="0" w:hanging="2"/>
      </w:pPr>
    </w:p>
    <w:p w14:paraId="7FE6F26C" w14:textId="77777777" w:rsidR="00F70A44" w:rsidRPr="00F70A44" w:rsidRDefault="00F70A44" w:rsidP="00F70A44">
      <w:pPr>
        <w:ind w:left="0" w:hanging="2"/>
      </w:pPr>
    </w:p>
    <w:p w14:paraId="0E61F73B" w14:textId="03BF24E4" w:rsidR="00A60CC0" w:rsidRDefault="00000000">
      <w:pPr>
        <w:pStyle w:val="Heading3"/>
        <w:ind w:left="0" w:hanging="2"/>
      </w:pPr>
      <w:bookmarkStart w:id="537" w:name="_Toc131272380"/>
      <w:r>
        <w:t>Use Case 9</w:t>
      </w:r>
      <w:bookmarkEnd w:id="537"/>
    </w:p>
    <w:p w14:paraId="5F5659B0" w14:textId="77777777" w:rsidR="00A60CC0" w:rsidRDefault="00A60CC0">
      <w:pPr>
        <w:ind w:left="0" w:hanging="2"/>
      </w:pPr>
    </w:p>
    <w:tbl>
      <w:tblPr>
        <w:tblStyle w:val="ac"/>
        <w:tblW w:w="10092" w:type="dxa"/>
        <w:tblInd w:w="-108" w:type="dxa"/>
        <w:tblBorders>
          <w:top w:val="nil"/>
          <w:left w:val="nil"/>
          <w:bottom w:val="nil"/>
          <w:right w:val="nil"/>
          <w:insideH w:val="single" w:sz="4" w:space="0" w:color="31849B"/>
          <w:insideV w:val="single" w:sz="4" w:space="0" w:color="31849B"/>
        </w:tblBorders>
        <w:tblLayout w:type="fixed"/>
        <w:tblLook w:val="0000" w:firstRow="0" w:lastRow="0" w:firstColumn="0" w:lastColumn="0" w:noHBand="0" w:noVBand="0"/>
      </w:tblPr>
      <w:tblGrid>
        <w:gridCol w:w="2329"/>
        <w:gridCol w:w="7763"/>
      </w:tblGrid>
      <w:tr w:rsidR="00A60CC0" w14:paraId="0B3856AF" w14:textId="77777777">
        <w:tc>
          <w:tcPr>
            <w:tcW w:w="2329" w:type="dxa"/>
            <w:shd w:val="clear" w:color="auto" w:fill="31849B"/>
          </w:tcPr>
          <w:p w14:paraId="0EBBAB2D" w14:textId="77777777" w:rsidR="00A60CC0" w:rsidRDefault="00000000">
            <w:pPr>
              <w:ind w:left="0" w:hanging="2"/>
              <w:rPr>
                <w:color w:val="FFFFFF"/>
              </w:rPr>
            </w:pPr>
            <w:bookmarkStart w:id="538" w:name="_Toc131272381"/>
            <w:r>
              <w:rPr>
                <w:b/>
                <w:color w:val="FFFFFF"/>
              </w:rPr>
              <w:t>Use Case Number:</w:t>
            </w:r>
            <w:bookmarkEnd w:id="538"/>
          </w:p>
        </w:tc>
        <w:tc>
          <w:tcPr>
            <w:tcW w:w="7763" w:type="dxa"/>
            <w:shd w:val="clear" w:color="auto" w:fill="31849B"/>
          </w:tcPr>
          <w:p w14:paraId="50A2A8F3" w14:textId="77777777" w:rsidR="00A60CC0" w:rsidRDefault="00000000">
            <w:pPr>
              <w:ind w:left="0" w:hanging="2"/>
              <w:rPr>
                <w:color w:val="FFFFFF"/>
              </w:rPr>
            </w:pPr>
            <w:bookmarkStart w:id="539" w:name="_Toc131272382"/>
            <w:r>
              <w:rPr>
                <w:color w:val="FFFFFF"/>
              </w:rPr>
              <w:t>UC-09</w:t>
            </w:r>
            <w:bookmarkEnd w:id="539"/>
          </w:p>
        </w:tc>
      </w:tr>
      <w:tr w:rsidR="00A60CC0" w14:paraId="7F8054C6" w14:textId="77777777">
        <w:trPr>
          <w:trHeight w:val="74"/>
        </w:trPr>
        <w:tc>
          <w:tcPr>
            <w:tcW w:w="2329" w:type="dxa"/>
          </w:tcPr>
          <w:p w14:paraId="0B623A57" w14:textId="77777777" w:rsidR="00A60CC0" w:rsidRDefault="00000000">
            <w:pPr>
              <w:ind w:left="0" w:hanging="2"/>
            </w:pPr>
            <w:bookmarkStart w:id="540" w:name="_Toc131272383"/>
            <w:r>
              <w:rPr>
                <w:b/>
              </w:rPr>
              <w:t>Use Case Name:</w:t>
            </w:r>
            <w:bookmarkEnd w:id="540"/>
          </w:p>
        </w:tc>
        <w:tc>
          <w:tcPr>
            <w:tcW w:w="7763" w:type="dxa"/>
          </w:tcPr>
          <w:p w14:paraId="5264C903" w14:textId="77777777" w:rsidR="00A60CC0" w:rsidRDefault="00000000">
            <w:pPr>
              <w:ind w:left="0" w:hanging="2"/>
              <w:rPr>
                <w:rFonts w:ascii="Times New Roman" w:eastAsia="Times New Roman" w:hAnsi="Times New Roman" w:cs="Times New Roman"/>
                <w:sz w:val="22"/>
                <w:szCs w:val="22"/>
              </w:rPr>
            </w:pPr>
            <w:bookmarkStart w:id="541" w:name="_Toc131272384"/>
            <w:r>
              <w:rPr>
                <w:rFonts w:ascii="Times New Roman" w:eastAsia="Times New Roman" w:hAnsi="Times New Roman" w:cs="Times New Roman"/>
                <w:sz w:val="22"/>
                <w:szCs w:val="22"/>
              </w:rPr>
              <w:t>View the parking history</w:t>
            </w:r>
            <w:bookmarkEnd w:id="541"/>
          </w:p>
        </w:tc>
      </w:tr>
      <w:tr w:rsidR="00A60CC0" w14:paraId="402EAD07" w14:textId="77777777">
        <w:trPr>
          <w:trHeight w:val="74"/>
        </w:trPr>
        <w:tc>
          <w:tcPr>
            <w:tcW w:w="2329" w:type="dxa"/>
          </w:tcPr>
          <w:p w14:paraId="79412437" w14:textId="77777777" w:rsidR="00A60CC0" w:rsidRDefault="00000000">
            <w:pPr>
              <w:ind w:left="0" w:hanging="2"/>
              <w:rPr>
                <w:rFonts w:ascii="Times New Roman" w:eastAsia="Times New Roman" w:hAnsi="Times New Roman" w:cs="Times New Roman"/>
                <w:sz w:val="22"/>
                <w:szCs w:val="22"/>
              </w:rPr>
            </w:pPr>
            <w:bookmarkStart w:id="542" w:name="_Toc131272385"/>
            <w:r>
              <w:rPr>
                <w:rFonts w:ascii="Times New Roman" w:eastAsia="Times New Roman" w:hAnsi="Times New Roman" w:cs="Times New Roman"/>
                <w:b/>
                <w:sz w:val="22"/>
                <w:szCs w:val="22"/>
              </w:rPr>
              <w:t>Actor(s):</w:t>
            </w:r>
            <w:bookmarkEnd w:id="542"/>
          </w:p>
        </w:tc>
        <w:tc>
          <w:tcPr>
            <w:tcW w:w="7763" w:type="dxa"/>
          </w:tcPr>
          <w:p w14:paraId="53174E96" w14:textId="77777777" w:rsidR="00A60CC0" w:rsidRDefault="00000000">
            <w:pPr>
              <w:ind w:left="0" w:hanging="2"/>
              <w:rPr>
                <w:rFonts w:ascii="Times New Roman" w:eastAsia="Times New Roman" w:hAnsi="Times New Roman" w:cs="Times New Roman"/>
                <w:sz w:val="22"/>
                <w:szCs w:val="22"/>
              </w:rPr>
            </w:pPr>
            <w:bookmarkStart w:id="543" w:name="_Toc131272386"/>
            <w:r>
              <w:rPr>
                <w:rFonts w:ascii="Times New Roman" w:eastAsia="Times New Roman" w:hAnsi="Times New Roman" w:cs="Times New Roman"/>
                <w:sz w:val="22"/>
                <w:szCs w:val="22"/>
              </w:rPr>
              <w:t>Driver</w:t>
            </w:r>
            <w:bookmarkEnd w:id="543"/>
          </w:p>
        </w:tc>
      </w:tr>
      <w:tr w:rsidR="00A60CC0" w14:paraId="62F33E8F" w14:textId="77777777">
        <w:trPr>
          <w:trHeight w:val="74"/>
        </w:trPr>
        <w:tc>
          <w:tcPr>
            <w:tcW w:w="2329" w:type="dxa"/>
          </w:tcPr>
          <w:p w14:paraId="59B0CBE5" w14:textId="77777777" w:rsidR="00A60CC0" w:rsidRDefault="00000000">
            <w:pPr>
              <w:ind w:left="0" w:hanging="2"/>
              <w:rPr>
                <w:rFonts w:ascii="Times New Roman" w:eastAsia="Times New Roman" w:hAnsi="Times New Roman" w:cs="Times New Roman"/>
                <w:sz w:val="22"/>
                <w:szCs w:val="22"/>
              </w:rPr>
            </w:pPr>
            <w:bookmarkStart w:id="544" w:name="_Toc131272387"/>
            <w:r>
              <w:rPr>
                <w:rFonts w:ascii="Times New Roman" w:eastAsia="Times New Roman" w:hAnsi="Times New Roman" w:cs="Times New Roman"/>
                <w:b/>
                <w:sz w:val="22"/>
                <w:szCs w:val="22"/>
              </w:rPr>
              <w:t>Description:</w:t>
            </w:r>
            <w:bookmarkEnd w:id="544"/>
          </w:p>
        </w:tc>
        <w:tc>
          <w:tcPr>
            <w:tcW w:w="7763" w:type="dxa"/>
          </w:tcPr>
          <w:p w14:paraId="6E8AEEAC" w14:textId="12246C7E" w:rsidR="00A60CC0" w:rsidRDefault="00000000">
            <w:pPr>
              <w:ind w:left="0" w:hanging="2"/>
              <w:rPr>
                <w:rFonts w:ascii="Times New Roman" w:eastAsia="Times New Roman" w:hAnsi="Times New Roman" w:cs="Times New Roman"/>
                <w:sz w:val="22"/>
                <w:szCs w:val="22"/>
              </w:rPr>
            </w:pPr>
            <w:bookmarkStart w:id="545" w:name="_Toc131272388"/>
            <w:r>
              <w:rPr>
                <w:rFonts w:ascii="Times New Roman" w:eastAsia="Times New Roman" w:hAnsi="Times New Roman" w:cs="Times New Roman"/>
                <w:sz w:val="22"/>
                <w:szCs w:val="22"/>
              </w:rPr>
              <w:t xml:space="preserve">The driver will be able to view their past parking history, including the date, </w:t>
            </w:r>
            <w:r w:rsidR="00CB3D62">
              <w:rPr>
                <w:rFonts w:ascii="Times New Roman" w:eastAsia="Times New Roman" w:hAnsi="Times New Roman" w:cs="Times New Roman"/>
                <w:sz w:val="22"/>
                <w:szCs w:val="22"/>
              </w:rPr>
              <w:t>fee,</w:t>
            </w:r>
            <w:r>
              <w:rPr>
                <w:rFonts w:ascii="Times New Roman" w:eastAsia="Times New Roman" w:hAnsi="Times New Roman" w:cs="Times New Roman"/>
                <w:sz w:val="22"/>
                <w:szCs w:val="22"/>
              </w:rPr>
              <w:t xml:space="preserve"> and location of parking</w:t>
            </w:r>
            <w:bookmarkEnd w:id="545"/>
          </w:p>
        </w:tc>
      </w:tr>
      <w:tr w:rsidR="00A60CC0" w14:paraId="63DAC01B" w14:textId="77777777">
        <w:trPr>
          <w:trHeight w:val="74"/>
        </w:trPr>
        <w:tc>
          <w:tcPr>
            <w:tcW w:w="2329" w:type="dxa"/>
          </w:tcPr>
          <w:p w14:paraId="28B3DA61" w14:textId="77777777" w:rsidR="00A60CC0" w:rsidRDefault="00000000">
            <w:pPr>
              <w:ind w:left="0" w:hanging="2"/>
              <w:rPr>
                <w:rFonts w:ascii="Times New Roman" w:eastAsia="Times New Roman" w:hAnsi="Times New Roman" w:cs="Times New Roman"/>
                <w:sz w:val="22"/>
                <w:szCs w:val="22"/>
              </w:rPr>
            </w:pPr>
            <w:bookmarkStart w:id="546" w:name="_Toc131272389"/>
            <w:r>
              <w:rPr>
                <w:rFonts w:ascii="Times New Roman" w:eastAsia="Times New Roman" w:hAnsi="Times New Roman" w:cs="Times New Roman"/>
                <w:b/>
                <w:sz w:val="22"/>
                <w:szCs w:val="22"/>
              </w:rPr>
              <w:t>Priority (Release)</w:t>
            </w:r>
            <w:bookmarkEnd w:id="546"/>
          </w:p>
        </w:tc>
        <w:tc>
          <w:tcPr>
            <w:tcW w:w="7763" w:type="dxa"/>
          </w:tcPr>
          <w:p w14:paraId="16CD7A55" w14:textId="77777777" w:rsidR="00A60CC0" w:rsidRDefault="00000000">
            <w:pPr>
              <w:ind w:left="0" w:hanging="2"/>
              <w:rPr>
                <w:rFonts w:ascii="Times New Roman" w:eastAsia="Times New Roman" w:hAnsi="Times New Roman" w:cs="Times New Roman"/>
                <w:sz w:val="22"/>
                <w:szCs w:val="22"/>
              </w:rPr>
            </w:pPr>
            <w:bookmarkStart w:id="547" w:name="_Toc131272390"/>
            <w:r>
              <w:rPr>
                <w:rFonts w:ascii="Times New Roman" w:eastAsia="Times New Roman" w:hAnsi="Times New Roman" w:cs="Times New Roman"/>
                <w:sz w:val="22"/>
                <w:szCs w:val="22"/>
              </w:rPr>
              <w:t>R2</w:t>
            </w:r>
            <w:bookmarkEnd w:id="547"/>
          </w:p>
        </w:tc>
      </w:tr>
      <w:tr w:rsidR="00A60CC0" w14:paraId="4359B94B" w14:textId="77777777">
        <w:trPr>
          <w:trHeight w:val="74"/>
        </w:trPr>
        <w:tc>
          <w:tcPr>
            <w:tcW w:w="2329" w:type="dxa"/>
          </w:tcPr>
          <w:p w14:paraId="5A08B29C" w14:textId="77777777" w:rsidR="00A60CC0" w:rsidRDefault="00000000">
            <w:pPr>
              <w:ind w:left="0" w:hanging="2"/>
              <w:rPr>
                <w:rFonts w:ascii="Times New Roman" w:eastAsia="Times New Roman" w:hAnsi="Times New Roman" w:cs="Times New Roman"/>
                <w:sz w:val="22"/>
                <w:szCs w:val="22"/>
              </w:rPr>
            </w:pPr>
            <w:bookmarkStart w:id="548" w:name="_Toc131272391"/>
            <w:r>
              <w:rPr>
                <w:rFonts w:ascii="Times New Roman" w:eastAsia="Times New Roman" w:hAnsi="Times New Roman" w:cs="Times New Roman"/>
                <w:b/>
                <w:sz w:val="22"/>
                <w:szCs w:val="22"/>
              </w:rPr>
              <w:t>Trigger:</w:t>
            </w:r>
            <w:bookmarkEnd w:id="548"/>
          </w:p>
        </w:tc>
        <w:tc>
          <w:tcPr>
            <w:tcW w:w="7763" w:type="dxa"/>
          </w:tcPr>
          <w:p w14:paraId="1AB8EC9B" w14:textId="77777777" w:rsidR="00A60CC0" w:rsidRDefault="00000000">
            <w:pPr>
              <w:ind w:left="0" w:hanging="2"/>
              <w:rPr>
                <w:rFonts w:ascii="Times New Roman" w:eastAsia="Times New Roman" w:hAnsi="Times New Roman" w:cs="Times New Roman"/>
                <w:sz w:val="22"/>
                <w:szCs w:val="22"/>
              </w:rPr>
            </w:pPr>
            <w:bookmarkStart w:id="549" w:name="_Toc131272392"/>
            <w:r>
              <w:rPr>
                <w:rFonts w:ascii="Times New Roman" w:eastAsia="Times New Roman" w:hAnsi="Times New Roman" w:cs="Times New Roman"/>
                <w:sz w:val="22"/>
                <w:szCs w:val="22"/>
              </w:rPr>
              <w:t>External - the driver will select the ‘View Parking History’ option in the app or on the website</w:t>
            </w:r>
            <w:bookmarkEnd w:id="549"/>
          </w:p>
        </w:tc>
      </w:tr>
      <w:tr w:rsidR="00A60CC0" w14:paraId="0185F02F" w14:textId="77777777">
        <w:trPr>
          <w:trHeight w:val="74"/>
        </w:trPr>
        <w:tc>
          <w:tcPr>
            <w:tcW w:w="2329" w:type="dxa"/>
          </w:tcPr>
          <w:p w14:paraId="64265AEB" w14:textId="77777777" w:rsidR="00A60CC0" w:rsidRDefault="00000000">
            <w:pPr>
              <w:ind w:left="0" w:hanging="2"/>
              <w:rPr>
                <w:rFonts w:ascii="Times New Roman" w:eastAsia="Times New Roman" w:hAnsi="Times New Roman" w:cs="Times New Roman"/>
                <w:sz w:val="22"/>
                <w:szCs w:val="22"/>
              </w:rPr>
            </w:pPr>
            <w:bookmarkStart w:id="550" w:name="_Toc131272393"/>
            <w:r>
              <w:rPr>
                <w:rFonts w:ascii="Times New Roman" w:eastAsia="Times New Roman" w:hAnsi="Times New Roman" w:cs="Times New Roman"/>
                <w:b/>
                <w:sz w:val="22"/>
                <w:szCs w:val="22"/>
              </w:rPr>
              <w:t>Pre-condition(s):</w:t>
            </w:r>
            <w:bookmarkEnd w:id="550"/>
          </w:p>
        </w:tc>
        <w:tc>
          <w:tcPr>
            <w:tcW w:w="7763" w:type="dxa"/>
          </w:tcPr>
          <w:p w14:paraId="2E7AE00F" w14:textId="6C047357" w:rsidR="00A60CC0" w:rsidRDefault="00000000">
            <w:pPr>
              <w:numPr>
                <w:ilvl w:val="0"/>
                <w:numId w:val="1"/>
              </w:numPr>
              <w:ind w:left="0" w:hanging="2"/>
              <w:rPr>
                <w:rFonts w:ascii="Times New Roman" w:eastAsia="Times New Roman" w:hAnsi="Times New Roman" w:cs="Times New Roman"/>
                <w:sz w:val="22"/>
                <w:szCs w:val="22"/>
              </w:rPr>
            </w:pPr>
            <w:bookmarkStart w:id="551" w:name="_Toc131272394"/>
            <w:r>
              <w:rPr>
                <w:rFonts w:ascii="Times New Roman" w:eastAsia="Times New Roman" w:hAnsi="Times New Roman" w:cs="Times New Roman"/>
                <w:sz w:val="22"/>
                <w:szCs w:val="22"/>
              </w:rPr>
              <w:t xml:space="preserve">The driver should have </w:t>
            </w:r>
            <w:r w:rsidR="00CB3D62">
              <w:rPr>
                <w:rFonts w:ascii="Times New Roman" w:eastAsia="Times New Roman" w:hAnsi="Times New Roman" w:cs="Times New Roman"/>
                <w:sz w:val="22"/>
                <w:szCs w:val="22"/>
              </w:rPr>
              <w:t xml:space="preserve">an </w:t>
            </w:r>
            <w:r>
              <w:rPr>
                <w:rFonts w:ascii="Times New Roman" w:eastAsia="Times New Roman" w:hAnsi="Times New Roman" w:cs="Times New Roman"/>
                <w:sz w:val="22"/>
                <w:szCs w:val="22"/>
              </w:rPr>
              <w:t>actively registered account for the smart parking system</w:t>
            </w:r>
            <w:r w:rsidR="00CB3D62">
              <w:rPr>
                <w:rFonts w:ascii="Times New Roman" w:eastAsia="Times New Roman" w:hAnsi="Times New Roman" w:cs="Times New Roman"/>
                <w:sz w:val="22"/>
                <w:szCs w:val="22"/>
              </w:rPr>
              <w:t>.</w:t>
            </w:r>
            <w:bookmarkEnd w:id="551"/>
          </w:p>
          <w:p w14:paraId="3AF26E80" w14:textId="77777777" w:rsidR="00A60CC0" w:rsidRDefault="00000000">
            <w:pPr>
              <w:numPr>
                <w:ilvl w:val="0"/>
                <w:numId w:val="1"/>
              </w:numPr>
              <w:ind w:left="0" w:hanging="2"/>
              <w:rPr>
                <w:rFonts w:ascii="Times New Roman" w:eastAsia="Times New Roman" w:hAnsi="Times New Roman" w:cs="Times New Roman"/>
                <w:sz w:val="22"/>
                <w:szCs w:val="22"/>
              </w:rPr>
            </w:pPr>
            <w:bookmarkStart w:id="552" w:name="_Toc131272395"/>
            <w:r>
              <w:rPr>
                <w:rFonts w:ascii="Times New Roman" w:eastAsia="Times New Roman" w:hAnsi="Times New Roman" w:cs="Times New Roman"/>
                <w:sz w:val="22"/>
                <w:szCs w:val="22"/>
              </w:rPr>
              <w:t>The driver should have parked their car at least once before using this option</w:t>
            </w:r>
            <w:bookmarkEnd w:id="552"/>
          </w:p>
        </w:tc>
      </w:tr>
      <w:tr w:rsidR="00A60CC0" w14:paraId="056C04D4" w14:textId="77777777">
        <w:trPr>
          <w:trHeight w:val="74"/>
        </w:trPr>
        <w:tc>
          <w:tcPr>
            <w:tcW w:w="2329" w:type="dxa"/>
          </w:tcPr>
          <w:p w14:paraId="0A5BD9B9" w14:textId="77777777" w:rsidR="00A60CC0" w:rsidRDefault="00000000">
            <w:pPr>
              <w:ind w:left="0" w:hanging="2"/>
              <w:rPr>
                <w:rFonts w:ascii="Times New Roman" w:eastAsia="Times New Roman" w:hAnsi="Times New Roman" w:cs="Times New Roman"/>
                <w:sz w:val="22"/>
                <w:szCs w:val="22"/>
              </w:rPr>
            </w:pPr>
            <w:bookmarkStart w:id="553" w:name="_Toc131272396"/>
            <w:r>
              <w:rPr>
                <w:rFonts w:ascii="Times New Roman" w:eastAsia="Times New Roman" w:hAnsi="Times New Roman" w:cs="Times New Roman"/>
                <w:b/>
                <w:sz w:val="22"/>
                <w:szCs w:val="22"/>
              </w:rPr>
              <w:t>Main (Success) Flow:</w:t>
            </w:r>
            <w:bookmarkEnd w:id="553"/>
          </w:p>
        </w:tc>
        <w:tc>
          <w:tcPr>
            <w:tcW w:w="7763" w:type="dxa"/>
          </w:tcPr>
          <w:p w14:paraId="00BC4CDA" w14:textId="3F127D1C" w:rsidR="00A60CC0" w:rsidRDefault="00000000">
            <w:pPr>
              <w:numPr>
                <w:ilvl w:val="0"/>
                <w:numId w:val="33"/>
              </w:numPr>
              <w:ind w:left="0" w:hanging="2"/>
              <w:rPr>
                <w:rFonts w:ascii="Times New Roman" w:eastAsia="Times New Roman" w:hAnsi="Times New Roman" w:cs="Times New Roman"/>
                <w:sz w:val="22"/>
                <w:szCs w:val="22"/>
              </w:rPr>
            </w:pPr>
            <w:bookmarkStart w:id="554" w:name="_Toc131272397"/>
            <w:r>
              <w:rPr>
                <w:rFonts w:ascii="Times New Roman" w:eastAsia="Times New Roman" w:hAnsi="Times New Roman" w:cs="Times New Roman"/>
                <w:sz w:val="22"/>
                <w:szCs w:val="22"/>
              </w:rPr>
              <w:t xml:space="preserve">The driver </w:t>
            </w:r>
            <w:r w:rsidR="00CB3D62">
              <w:rPr>
                <w:rFonts w:ascii="Times New Roman" w:eastAsia="Times New Roman" w:hAnsi="Times New Roman" w:cs="Times New Roman"/>
                <w:sz w:val="22"/>
                <w:szCs w:val="22"/>
              </w:rPr>
              <w:t>chooses</w:t>
            </w:r>
            <w:r>
              <w:rPr>
                <w:rFonts w:ascii="Times New Roman" w:eastAsia="Times New Roman" w:hAnsi="Times New Roman" w:cs="Times New Roman"/>
                <w:sz w:val="22"/>
                <w:szCs w:val="22"/>
              </w:rPr>
              <w:t xml:space="preserve"> the ‘View Parking History</w:t>
            </w:r>
            <w:r w:rsidR="00CB3D62">
              <w:rPr>
                <w:rFonts w:ascii="Times New Roman" w:eastAsia="Times New Roman" w:hAnsi="Times New Roman" w:cs="Times New Roman"/>
                <w:sz w:val="22"/>
                <w:szCs w:val="22"/>
              </w:rPr>
              <w:t>.</w:t>
            </w:r>
            <w:bookmarkEnd w:id="554"/>
          </w:p>
          <w:p w14:paraId="52DD007A" w14:textId="371DA30B" w:rsidR="00A60CC0" w:rsidRDefault="00000000">
            <w:pPr>
              <w:numPr>
                <w:ilvl w:val="0"/>
                <w:numId w:val="33"/>
              </w:numPr>
              <w:ind w:left="0" w:hanging="2"/>
              <w:rPr>
                <w:rFonts w:ascii="Times New Roman" w:eastAsia="Times New Roman" w:hAnsi="Times New Roman" w:cs="Times New Roman"/>
                <w:sz w:val="22"/>
                <w:szCs w:val="22"/>
              </w:rPr>
            </w:pPr>
            <w:bookmarkStart w:id="555" w:name="_Toc131272398"/>
            <w:r>
              <w:rPr>
                <w:rFonts w:ascii="Times New Roman" w:eastAsia="Times New Roman" w:hAnsi="Times New Roman" w:cs="Times New Roman"/>
                <w:sz w:val="22"/>
                <w:szCs w:val="22"/>
              </w:rPr>
              <w:t>The system requires the driver to identify him/herself</w:t>
            </w:r>
            <w:r w:rsidR="00CB3D62">
              <w:rPr>
                <w:rFonts w:ascii="Times New Roman" w:eastAsia="Times New Roman" w:hAnsi="Times New Roman" w:cs="Times New Roman"/>
                <w:sz w:val="22"/>
                <w:szCs w:val="22"/>
              </w:rPr>
              <w:t>.</w:t>
            </w:r>
            <w:bookmarkEnd w:id="555"/>
          </w:p>
          <w:p w14:paraId="03683023" w14:textId="402E75F0" w:rsidR="00A60CC0" w:rsidRDefault="00000000">
            <w:pPr>
              <w:numPr>
                <w:ilvl w:val="0"/>
                <w:numId w:val="33"/>
              </w:numPr>
              <w:ind w:left="0" w:hanging="2"/>
              <w:rPr>
                <w:rFonts w:ascii="Times New Roman" w:eastAsia="Times New Roman" w:hAnsi="Times New Roman" w:cs="Times New Roman"/>
                <w:sz w:val="22"/>
                <w:szCs w:val="22"/>
              </w:rPr>
            </w:pPr>
            <w:bookmarkStart w:id="556" w:name="_Toc131272399"/>
            <w:r>
              <w:rPr>
                <w:rFonts w:ascii="Times New Roman" w:eastAsia="Times New Roman" w:hAnsi="Times New Roman" w:cs="Times New Roman"/>
                <w:sz w:val="22"/>
                <w:szCs w:val="22"/>
              </w:rPr>
              <w:t>The system checks the driver’s credentials and displays parking history, time</w:t>
            </w:r>
            <w:r w:rsidR="00CB3D62">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and location</w:t>
            </w:r>
            <w:r w:rsidR="00CB3D62">
              <w:rPr>
                <w:rFonts w:ascii="Times New Roman" w:eastAsia="Times New Roman" w:hAnsi="Times New Roman" w:cs="Times New Roman"/>
                <w:sz w:val="22"/>
                <w:szCs w:val="22"/>
              </w:rPr>
              <w:t>.</w:t>
            </w:r>
            <w:bookmarkEnd w:id="556"/>
          </w:p>
          <w:p w14:paraId="4F0B73F3" w14:textId="77B630DD" w:rsidR="00A60CC0" w:rsidRDefault="00000000">
            <w:pPr>
              <w:numPr>
                <w:ilvl w:val="0"/>
                <w:numId w:val="33"/>
              </w:numPr>
              <w:ind w:left="0" w:hanging="2"/>
              <w:rPr>
                <w:rFonts w:ascii="Times New Roman" w:eastAsia="Times New Roman" w:hAnsi="Times New Roman" w:cs="Times New Roman"/>
                <w:sz w:val="22"/>
                <w:szCs w:val="22"/>
              </w:rPr>
            </w:pPr>
            <w:bookmarkStart w:id="557" w:name="_Toc131272400"/>
            <w:r>
              <w:rPr>
                <w:rFonts w:ascii="Times New Roman" w:eastAsia="Times New Roman" w:hAnsi="Times New Roman" w:cs="Times New Roman"/>
                <w:sz w:val="22"/>
                <w:szCs w:val="22"/>
              </w:rPr>
              <w:t>The driver can choose ‘</w:t>
            </w:r>
            <w:r w:rsidR="00CB3D62">
              <w:rPr>
                <w:rFonts w:ascii="Times New Roman" w:eastAsia="Times New Roman" w:hAnsi="Times New Roman" w:cs="Times New Roman"/>
                <w:sz w:val="22"/>
                <w:szCs w:val="22"/>
              </w:rPr>
              <w:t>additional</w:t>
            </w:r>
            <w:r>
              <w:rPr>
                <w:rFonts w:ascii="Times New Roman" w:eastAsia="Times New Roman" w:hAnsi="Times New Roman" w:cs="Times New Roman"/>
                <w:sz w:val="22"/>
                <w:szCs w:val="22"/>
              </w:rPr>
              <w:t xml:space="preserve"> detail’ to see </w:t>
            </w:r>
            <w:r w:rsidR="00CB3D62">
              <w:rPr>
                <w:rFonts w:ascii="Times New Roman" w:eastAsia="Times New Roman" w:hAnsi="Times New Roman" w:cs="Times New Roman"/>
                <w:sz w:val="22"/>
                <w:szCs w:val="22"/>
              </w:rPr>
              <w:t xml:space="preserve">the </w:t>
            </w:r>
            <w:r>
              <w:rPr>
                <w:rFonts w:ascii="Times New Roman" w:eastAsia="Times New Roman" w:hAnsi="Times New Roman" w:cs="Times New Roman"/>
                <w:sz w:val="22"/>
                <w:szCs w:val="22"/>
              </w:rPr>
              <w:t>start time, end time</w:t>
            </w:r>
            <w:r w:rsidR="00CB3D62">
              <w:rPr>
                <w:rFonts w:ascii="Times New Roman" w:eastAsia="Times New Roman" w:hAnsi="Times New Roman" w:cs="Times New Roman"/>
                <w:sz w:val="22"/>
                <w:szCs w:val="22"/>
              </w:rPr>
              <w:t>,</w:t>
            </w:r>
            <w:r>
              <w:rPr>
                <w:rFonts w:ascii="Times New Roman" w:eastAsia="Times New Roman" w:hAnsi="Times New Roman" w:cs="Times New Roman"/>
                <w:sz w:val="22"/>
                <w:szCs w:val="22"/>
              </w:rPr>
              <w:t xml:space="preserve"> and amount paid</w:t>
            </w:r>
            <w:r w:rsidR="00CB3D62">
              <w:rPr>
                <w:rFonts w:ascii="Times New Roman" w:eastAsia="Times New Roman" w:hAnsi="Times New Roman" w:cs="Times New Roman"/>
                <w:sz w:val="22"/>
                <w:szCs w:val="22"/>
              </w:rPr>
              <w:t>.</w:t>
            </w:r>
            <w:bookmarkEnd w:id="557"/>
          </w:p>
        </w:tc>
      </w:tr>
      <w:tr w:rsidR="00A60CC0" w14:paraId="256253A4" w14:textId="77777777">
        <w:trPr>
          <w:trHeight w:val="74"/>
        </w:trPr>
        <w:tc>
          <w:tcPr>
            <w:tcW w:w="2329" w:type="dxa"/>
          </w:tcPr>
          <w:p w14:paraId="1C01DA70" w14:textId="77777777" w:rsidR="00A60CC0" w:rsidRDefault="00000000">
            <w:pPr>
              <w:ind w:left="0" w:hanging="2"/>
              <w:rPr>
                <w:rFonts w:ascii="Times New Roman" w:eastAsia="Times New Roman" w:hAnsi="Times New Roman" w:cs="Times New Roman"/>
                <w:sz w:val="22"/>
                <w:szCs w:val="22"/>
              </w:rPr>
            </w:pPr>
            <w:bookmarkStart w:id="558" w:name="_Toc131272401"/>
            <w:r>
              <w:rPr>
                <w:rFonts w:ascii="Times New Roman" w:eastAsia="Times New Roman" w:hAnsi="Times New Roman" w:cs="Times New Roman"/>
                <w:b/>
                <w:sz w:val="22"/>
                <w:szCs w:val="22"/>
              </w:rPr>
              <w:t>Alternate Flows:</w:t>
            </w:r>
            <w:bookmarkEnd w:id="558"/>
          </w:p>
        </w:tc>
        <w:tc>
          <w:tcPr>
            <w:tcW w:w="7763" w:type="dxa"/>
          </w:tcPr>
          <w:p w14:paraId="0E25AE9E" w14:textId="724AC72E" w:rsidR="00A60CC0" w:rsidRDefault="00000000">
            <w:pPr>
              <w:numPr>
                <w:ilvl w:val="0"/>
                <w:numId w:val="22"/>
              </w:numPr>
              <w:ind w:left="0" w:hanging="2"/>
              <w:rPr>
                <w:rFonts w:ascii="Times New Roman" w:eastAsia="Times New Roman" w:hAnsi="Times New Roman" w:cs="Times New Roman"/>
                <w:sz w:val="22"/>
                <w:szCs w:val="22"/>
              </w:rPr>
            </w:pPr>
            <w:bookmarkStart w:id="559" w:name="_Toc131272402"/>
            <w:r>
              <w:rPr>
                <w:rFonts w:ascii="Times New Roman" w:eastAsia="Times New Roman" w:hAnsi="Times New Roman" w:cs="Times New Roman"/>
                <w:sz w:val="22"/>
                <w:szCs w:val="22"/>
              </w:rPr>
              <w:t xml:space="preserve">When the driver inputs </w:t>
            </w:r>
            <w:r w:rsidR="00CB3D62">
              <w:rPr>
                <w:rFonts w:ascii="Times New Roman" w:eastAsia="Times New Roman" w:hAnsi="Times New Roman" w:cs="Times New Roman"/>
                <w:sz w:val="22"/>
                <w:szCs w:val="22"/>
              </w:rPr>
              <w:t xml:space="preserve">the </w:t>
            </w:r>
            <w:r>
              <w:rPr>
                <w:rFonts w:ascii="Times New Roman" w:eastAsia="Times New Roman" w:hAnsi="Times New Roman" w:cs="Times New Roman"/>
                <w:sz w:val="22"/>
                <w:szCs w:val="22"/>
              </w:rPr>
              <w:t>wrong login information, the system will give an error and request to attempt again</w:t>
            </w:r>
            <w:r w:rsidR="00CB3D62">
              <w:rPr>
                <w:rFonts w:ascii="Times New Roman" w:eastAsia="Times New Roman" w:hAnsi="Times New Roman" w:cs="Times New Roman"/>
                <w:sz w:val="22"/>
                <w:szCs w:val="22"/>
              </w:rPr>
              <w:t>.</w:t>
            </w:r>
            <w:bookmarkEnd w:id="559"/>
          </w:p>
          <w:p w14:paraId="56A89227" w14:textId="0015E8C7" w:rsidR="00A60CC0" w:rsidRDefault="00000000">
            <w:pPr>
              <w:numPr>
                <w:ilvl w:val="0"/>
                <w:numId w:val="22"/>
              </w:numPr>
              <w:ind w:left="0" w:hanging="2"/>
              <w:rPr>
                <w:rFonts w:ascii="Times New Roman" w:eastAsia="Times New Roman" w:hAnsi="Times New Roman" w:cs="Times New Roman"/>
                <w:sz w:val="22"/>
                <w:szCs w:val="22"/>
              </w:rPr>
            </w:pPr>
            <w:bookmarkStart w:id="560" w:name="_Toc131272403"/>
            <w:r>
              <w:rPr>
                <w:rFonts w:ascii="Times New Roman" w:eastAsia="Times New Roman" w:hAnsi="Times New Roman" w:cs="Times New Roman"/>
                <w:sz w:val="22"/>
                <w:szCs w:val="22"/>
              </w:rPr>
              <w:t>If the driver has not used an application previously, the system will show an absence of any parking records</w:t>
            </w:r>
            <w:r w:rsidR="00CB3D62">
              <w:rPr>
                <w:rFonts w:ascii="Times New Roman" w:eastAsia="Times New Roman" w:hAnsi="Times New Roman" w:cs="Times New Roman"/>
                <w:sz w:val="22"/>
                <w:szCs w:val="22"/>
              </w:rPr>
              <w:t>.</w:t>
            </w:r>
            <w:bookmarkEnd w:id="560"/>
          </w:p>
          <w:p w14:paraId="1BFBC932" w14:textId="77777777" w:rsidR="00A60CC0" w:rsidRDefault="00000000">
            <w:pPr>
              <w:numPr>
                <w:ilvl w:val="0"/>
                <w:numId w:val="22"/>
              </w:numPr>
              <w:ind w:left="0" w:hanging="2"/>
              <w:rPr>
                <w:rFonts w:ascii="Times New Roman" w:eastAsia="Times New Roman" w:hAnsi="Times New Roman" w:cs="Times New Roman"/>
                <w:sz w:val="22"/>
                <w:szCs w:val="22"/>
              </w:rPr>
            </w:pPr>
            <w:bookmarkStart w:id="561" w:name="_Toc131272404"/>
            <w:r>
              <w:rPr>
                <w:rFonts w:ascii="Times New Roman" w:eastAsia="Times New Roman" w:hAnsi="Times New Roman" w:cs="Times New Roman"/>
                <w:sz w:val="22"/>
                <w:szCs w:val="22"/>
              </w:rPr>
              <w:t>While a technical works on a system or a system failure, the system will display an error that says the driver to try a bit later</w:t>
            </w:r>
            <w:bookmarkEnd w:id="561"/>
          </w:p>
        </w:tc>
      </w:tr>
      <w:tr w:rsidR="00A60CC0" w14:paraId="0151AB47" w14:textId="77777777">
        <w:trPr>
          <w:trHeight w:val="74"/>
        </w:trPr>
        <w:tc>
          <w:tcPr>
            <w:tcW w:w="2329" w:type="dxa"/>
          </w:tcPr>
          <w:p w14:paraId="482F7133" w14:textId="77777777" w:rsidR="00A60CC0" w:rsidRDefault="00000000">
            <w:pPr>
              <w:ind w:left="0" w:hanging="2"/>
              <w:rPr>
                <w:rFonts w:ascii="Times New Roman" w:eastAsia="Times New Roman" w:hAnsi="Times New Roman" w:cs="Times New Roman"/>
                <w:sz w:val="22"/>
                <w:szCs w:val="22"/>
              </w:rPr>
            </w:pPr>
            <w:bookmarkStart w:id="562" w:name="_Toc131272405"/>
            <w:r>
              <w:rPr>
                <w:rFonts w:ascii="Times New Roman" w:eastAsia="Times New Roman" w:hAnsi="Times New Roman" w:cs="Times New Roman"/>
                <w:b/>
                <w:sz w:val="22"/>
                <w:szCs w:val="22"/>
              </w:rPr>
              <w:t>Post Condition:</w:t>
            </w:r>
            <w:bookmarkEnd w:id="562"/>
          </w:p>
        </w:tc>
        <w:tc>
          <w:tcPr>
            <w:tcW w:w="7763" w:type="dxa"/>
          </w:tcPr>
          <w:p w14:paraId="5F169B53" w14:textId="77777777" w:rsidR="00A60CC0" w:rsidRDefault="00000000">
            <w:pPr>
              <w:ind w:left="0" w:hanging="2"/>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bookmarkStart w:id="563" w:name="_Toc131272406"/>
            <w:r>
              <w:rPr>
                <w:rFonts w:ascii="Times New Roman" w:eastAsia="Times New Roman" w:hAnsi="Times New Roman" w:cs="Times New Roman"/>
                <w:sz w:val="22"/>
                <w:szCs w:val="22"/>
              </w:rPr>
              <w:t>The driver will be able to view him/herself parking history, including time, and location of each parking session</w:t>
            </w:r>
            <w:bookmarkEnd w:id="563"/>
          </w:p>
        </w:tc>
      </w:tr>
      <w:tr w:rsidR="00A60CC0" w14:paraId="4A46EA36" w14:textId="77777777" w:rsidTr="00DF7029">
        <w:trPr>
          <w:trHeight w:val="279"/>
        </w:trPr>
        <w:tc>
          <w:tcPr>
            <w:tcW w:w="2329" w:type="dxa"/>
          </w:tcPr>
          <w:p w14:paraId="35247A64" w14:textId="77777777" w:rsidR="00A60CC0" w:rsidRDefault="00000000">
            <w:pPr>
              <w:ind w:left="0" w:hanging="2"/>
              <w:rPr>
                <w:rFonts w:ascii="Times New Roman" w:eastAsia="Times New Roman" w:hAnsi="Times New Roman" w:cs="Times New Roman"/>
                <w:sz w:val="22"/>
                <w:szCs w:val="22"/>
              </w:rPr>
            </w:pPr>
            <w:bookmarkStart w:id="564" w:name="_Toc131272407"/>
            <w:r>
              <w:rPr>
                <w:rFonts w:ascii="Times New Roman" w:eastAsia="Times New Roman" w:hAnsi="Times New Roman" w:cs="Times New Roman"/>
                <w:b/>
                <w:sz w:val="22"/>
                <w:szCs w:val="22"/>
              </w:rPr>
              <w:t>Requirements:</w:t>
            </w:r>
            <w:bookmarkEnd w:id="564"/>
          </w:p>
        </w:tc>
        <w:tc>
          <w:tcPr>
            <w:tcW w:w="7763" w:type="dxa"/>
          </w:tcPr>
          <w:p w14:paraId="53781FA0" w14:textId="37120A94" w:rsidR="00A60CC0" w:rsidRPr="00DF7029" w:rsidRDefault="00000000">
            <w:pPr>
              <w:numPr>
                <w:ilvl w:val="0"/>
                <w:numId w:val="32"/>
              </w:numPr>
              <w:ind w:left="0" w:hanging="2"/>
              <w:rPr>
                <w:rFonts w:ascii="Times New Roman" w:hAnsi="Times New Roman" w:cs="Times New Roman"/>
                <w:sz w:val="22"/>
                <w:szCs w:val="22"/>
              </w:rPr>
            </w:pPr>
            <w:r w:rsidRPr="00DF7029">
              <w:rPr>
                <w:rFonts w:ascii="Times New Roman" w:hAnsi="Times New Roman" w:cs="Times New Roman"/>
                <w:sz w:val="22"/>
                <w:szCs w:val="22"/>
              </w:rPr>
              <w:t xml:space="preserve">  </w:t>
            </w:r>
            <w:bookmarkStart w:id="565" w:name="_Toc131272408"/>
            <w:r w:rsidRPr="00DF7029">
              <w:rPr>
                <w:rFonts w:ascii="Times New Roman" w:hAnsi="Times New Roman" w:cs="Times New Roman"/>
                <w:sz w:val="22"/>
                <w:szCs w:val="22"/>
              </w:rPr>
              <w:t>The system shall allow users to view parking history, fees</w:t>
            </w:r>
            <w:r w:rsidR="00CB3D62" w:rsidRPr="00DF7029">
              <w:rPr>
                <w:rFonts w:ascii="Times New Roman" w:hAnsi="Times New Roman" w:cs="Times New Roman"/>
                <w:sz w:val="22"/>
                <w:szCs w:val="22"/>
              </w:rPr>
              <w:t>,</w:t>
            </w:r>
            <w:r w:rsidRPr="00DF7029">
              <w:rPr>
                <w:rFonts w:ascii="Times New Roman" w:hAnsi="Times New Roman" w:cs="Times New Roman"/>
                <w:sz w:val="22"/>
                <w:szCs w:val="22"/>
              </w:rPr>
              <w:t xml:space="preserve"> and locations.</w:t>
            </w:r>
            <w:bookmarkEnd w:id="565"/>
          </w:p>
          <w:p w14:paraId="4262258A" w14:textId="2E599225" w:rsidR="00A60CC0" w:rsidRDefault="00000000">
            <w:pPr>
              <w:numPr>
                <w:ilvl w:val="0"/>
                <w:numId w:val="32"/>
              </w:numPr>
              <w:ind w:left="0" w:hanging="2"/>
            </w:pPr>
            <w:r w:rsidRPr="00DF7029">
              <w:rPr>
                <w:rFonts w:ascii="Times New Roman" w:hAnsi="Times New Roman" w:cs="Times New Roman"/>
                <w:sz w:val="22"/>
                <w:szCs w:val="22"/>
              </w:rPr>
              <w:t xml:space="preserve">  </w:t>
            </w:r>
            <w:bookmarkStart w:id="566" w:name="_Toc131272409"/>
            <w:r w:rsidRPr="00DF7029">
              <w:rPr>
                <w:rFonts w:ascii="Times New Roman" w:hAnsi="Times New Roman" w:cs="Times New Roman"/>
                <w:sz w:val="22"/>
                <w:szCs w:val="22"/>
              </w:rPr>
              <w:t xml:space="preserve">The system shall provide users with the ability </w:t>
            </w:r>
            <w:r w:rsidR="00CB3D62" w:rsidRPr="00DF7029">
              <w:rPr>
                <w:rFonts w:ascii="Times New Roman" w:hAnsi="Times New Roman" w:cs="Times New Roman"/>
                <w:sz w:val="22"/>
                <w:szCs w:val="22"/>
              </w:rPr>
              <w:t>to download</w:t>
            </w:r>
            <w:r w:rsidRPr="00DF7029">
              <w:rPr>
                <w:rFonts w:ascii="Times New Roman" w:hAnsi="Times New Roman" w:cs="Times New Roman"/>
                <w:sz w:val="22"/>
                <w:szCs w:val="22"/>
              </w:rPr>
              <w:t xml:space="preserve"> their</w:t>
            </w:r>
            <w:r w:rsidR="00CB3D62" w:rsidRPr="00DF7029">
              <w:rPr>
                <w:rFonts w:ascii="Times New Roman" w:hAnsi="Times New Roman" w:cs="Times New Roman"/>
                <w:sz w:val="22"/>
                <w:szCs w:val="22"/>
              </w:rPr>
              <w:t xml:space="preserve"> </w:t>
            </w:r>
            <w:r w:rsidRPr="00DF7029">
              <w:rPr>
                <w:rFonts w:ascii="Times New Roman" w:hAnsi="Times New Roman" w:cs="Times New Roman"/>
                <w:sz w:val="22"/>
                <w:szCs w:val="22"/>
              </w:rPr>
              <w:t>parking history receipts.</w:t>
            </w:r>
            <w:bookmarkEnd w:id="566"/>
          </w:p>
        </w:tc>
      </w:tr>
    </w:tbl>
    <w:p w14:paraId="1D93F39C" w14:textId="77777777" w:rsidR="00A60CC0" w:rsidRDefault="00A60CC0">
      <w:pPr>
        <w:ind w:left="0" w:hanging="2"/>
      </w:pPr>
    </w:p>
    <w:p w14:paraId="446D9255" w14:textId="77777777" w:rsidR="00F70A44" w:rsidRDefault="00F70A44">
      <w:pPr>
        <w:pStyle w:val="Heading3"/>
        <w:ind w:left="0" w:hanging="2"/>
      </w:pPr>
      <w:bookmarkStart w:id="567" w:name="_heading=h.iql1wv9uftxf" w:colFirst="0" w:colLast="0"/>
      <w:bookmarkEnd w:id="567"/>
    </w:p>
    <w:p w14:paraId="256F0AD5" w14:textId="77777777" w:rsidR="00F70A44" w:rsidRDefault="00F70A44">
      <w:pPr>
        <w:pStyle w:val="Heading3"/>
        <w:ind w:left="0" w:hanging="2"/>
      </w:pPr>
    </w:p>
    <w:p w14:paraId="6EC3DF17" w14:textId="77777777" w:rsidR="00F70A44" w:rsidRDefault="00F70A44" w:rsidP="00F70A44">
      <w:pPr>
        <w:ind w:left="0" w:hanging="2"/>
      </w:pPr>
    </w:p>
    <w:p w14:paraId="52DF9E71" w14:textId="77777777" w:rsidR="00F70A44" w:rsidRDefault="00F70A44" w:rsidP="00F70A44">
      <w:pPr>
        <w:ind w:left="0" w:hanging="2"/>
      </w:pPr>
    </w:p>
    <w:p w14:paraId="6B377A84" w14:textId="77777777" w:rsidR="00F70A44" w:rsidRDefault="00F70A44" w:rsidP="00F70A44">
      <w:pPr>
        <w:ind w:left="0" w:hanging="2"/>
      </w:pPr>
    </w:p>
    <w:p w14:paraId="7B46D98E" w14:textId="77777777" w:rsidR="00F70A44" w:rsidRDefault="00F70A44" w:rsidP="00F70A44">
      <w:pPr>
        <w:ind w:left="0" w:hanging="2"/>
      </w:pPr>
    </w:p>
    <w:p w14:paraId="0A2703ED" w14:textId="77777777" w:rsidR="00F70A44" w:rsidRDefault="00F70A44" w:rsidP="00F70A44">
      <w:pPr>
        <w:ind w:left="0" w:hanging="2"/>
      </w:pPr>
    </w:p>
    <w:p w14:paraId="29B42C07" w14:textId="77777777" w:rsidR="00F70A44" w:rsidRDefault="00F70A44" w:rsidP="00F70A44">
      <w:pPr>
        <w:ind w:left="0" w:hanging="2"/>
      </w:pPr>
    </w:p>
    <w:p w14:paraId="6E398865" w14:textId="77777777" w:rsidR="00F70A44" w:rsidRDefault="00F70A44" w:rsidP="00F70A44">
      <w:pPr>
        <w:ind w:left="0" w:hanging="2"/>
      </w:pPr>
    </w:p>
    <w:p w14:paraId="19D4354F" w14:textId="77777777" w:rsidR="00F70A44" w:rsidRDefault="00F70A44" w:rsidP="00F70A44">
      <w:pPr>
        <w:ind w:left="0" w:hanging="2"/>
      </w:pPr>
    </w:p>
    <w:p w14:paraId="17351822" w14:textId="77777777" w:rsidR="00F70A44" w:rsidRDefault="00F70A44" w:rsidP="00F70A44">
      <w:pPr>
        <w:ind w:left="0" w:hanging="2"/>
      </w:pPr>
    </w:p>
    <w:p w14:paraId="680AAF3D" w14:textId="77777777" w:rsidR="00F70A44" w:rsidRDefault="00F70A44" w:rsidP="00F70A44">
      <w:pPr>
        <w:ind w:left="0" w:hanging="2"/>
      </w:pPr>
    </w:p>
    <w:p w14:paraId="5BF26C0C" w14:textId="77777777" w:rsidR="00F70A44" w:rsidRDefault="00F70A44" w:rsidP="00F70A44">
      <w:pPr>
        <w:ind w:left="0" w:hanging="2"/>
      </w:pPr>
    </w:p>
    <w:p w14:paraId="5E1FED8A" w14:textId="77777777" w:rsidR="00F70A44" w:rsidRDefault="00F70A44" w:rsidP="00F70A44">
      <w:pPr>
        <w:ind w:left="0" w:hanging="2"/>
      </w:pPr>
    </w:p>
    <w:p w14:paraId="3D9F34AE" w14:textId="77777777" w:rsidR="00F70A44" w:rsidRDefault="00F70A44" w:rsidP="00F70A44">
      <w:pPr>
        <w:ind w:left="0" w:hanging="2"/>
      </w:pPr>
    </w:p>
    <w:p w14:paraId="75B67D8C" w14:textId="77777777" w:rsidR="00F70A44" w:rsidRDefault="00F70A44" w:rsidP="00F70A44">
      <w:pPr>
        <w:ind w:left="0" w:hanging="2"/>
      </w:pPr>
    </w:p>
    <w:p w14:paraId="6BB905DE" w14:textId="77777777" w:rsidR="00F70A44" w:rsidRDefault="00F70A44" w:rsidP="00F70A44">
      <w:pPr>
        <w:ind w:left="0" w:hanging="2"/>
      </w:pPr>
    </w:p>
    <w:p w14:paraId="3DD9C2AC" w14:textId="77777777" w:rsidR="00F70A44" w:rsidRDefault="00F70A44" w:rsidP="00F70A44">
      <w:pPr>
        <w:ind w:left="0" w:hanging="2"/>
      </w:pPr>
    </w:p>
    <w:p w14:paraId="443A692A" w14:textId="77777777" w:rsidR="00F70A44" w:rsidRPr="00F70A44" w:rsidRDefault="00F70A44" w:rsidP="00F70A44">
      <w:pPr>
        <w:ind w:left="0" w:hanging="2"/>
      </w:pPr>
    </w:p>
    <w:p w14:paraId="4FF560EB" w14:textId="27B9FEC1" w:rsidR="00A60CC0" w:rsidRDefault="00000000">
      <w:pPr>
        <w:pStyle w:val="Heading3"/>
        <w:ind w:left="0" w:hanging="2"/>
      </w:pPr>
      <w:bookmarkStart w:id="568" w:name="_Toc131272410"/>
      <w:r>
        <w:t>Use Case 10</w:t>
      </w:r>
      <w:bookmarkEnd w:id="568"/>
    </w:p>
    <w:p w14:paraId="1393E885" w14:textId="77777777" w:rsidR="00A60CC0" w:rsidRDefault="00A60CC0">
      <w:pPr>
        <w:ind w:left="0" w:hanging="2"/>
      </w:pPr>
    </w:p>
    <w:tbl>
      <w:tblPr>
        <w:tblStyle w:val="ad"/>
        <w:tblW w:w="10092" w:type="dxa"/>
        <w:tblInd w:w="-108" w:type="dxa"/>
        <w:tblBorders>
          <w:top w:val="nil"/>
          <w:left w:val="nil"/>
          <w:bottom w:val="nil"/>
          <w:right w:val="nil"/>
          <w:insideH w:val="single" w:sz="4" w:space="0" w:color="31849B"/>
          <w:insideV w:val="single" w:sz="4" w:space="0" w:color="31849B"/>
        </w:tblBorders>
        <w:tblLayout w:type="fixed"/>
        <w:tblLook w:val="0000" w:firstRow="0" w:lastRow="0" w:firstColumn="0" w:lastColumn="0" w:noHBand="0" w:noVBand="0"/>
      </w:tblPr>
      <w:tblGrid>
        <w:gridCol w:w="2329"/>
        <w:gridCol w:w="7763"/>
      </w:tblGrid>
      <w:tr w:rsidR="00A60CC0" w14:paraId="2570CA23" w14:textId="77777777">
        <w:tc>
          <w:tcPr>
            <w:tcW w:w="2329" w:type="dxa"/>
            <w:shd w:val="clear" w:color="auto" w:fill="31849B"/>
          </w:tcPr>
          <w:p w14:paraId="2C4C054B" w14:textId="77777777" w:rsidR="00A60CC0" w:rsidRDefault="00000000">
            <w:pPr>
              <w:ind w:left="0" w:hanging="2"/>
              <w:rPr>
                <w:color w:val="FFFFFF"/>
              </w:rPr>
            </w:pPr>
            <w:bookmarkStart w:id="569" w:name="_Toc131272411"/>
            <w:r>
              <w:rPr>
                <w:b/>
                <w:color w:val="FFFFFF"/>
              </w:rPr>
              <w:t>Use Case Number:</w:t>
            </w:r>
            <w:bookmarkEnd w:id="569"/>
          </w:p>
        </w:tc>
        <w:tc>
          <w:tcPr>
            <w:tcW w:w="7763" w:type="dxa"/>
            <w:shd w:val="clear" w:color="auto" w:fill="31849B"/>
          </w:tcPr>
          <w:p w14:paraId="7B73D2F4" w14:textId="77777777" w:rsidR="00A60CC0" w:rsidRDefault="00000000">
            <w:pPr>
              <w:ind w:left="0" w:hanging="2"/>
              <w:rPr>
                <w:color w:val="FFFFFF"/>
              </w:rPr>
            </w:pPr>
            <w:bookmarkStart w:id="570" w:name="_Toc131272412"/>
            <w:r>
              <w:rPr>
                <w:color w:val="FFFFFF"/>
              </w:rPr>
              <w:t>UC-10</w:t>
            </w:r>
            <w:bookmarkEnd w:id="570"/>
          </w:p>
        </w:tc>
      </w:tr>
      <w:tr w:rsidR="00A60CC0" w14:paraId="5CE864C0" w14:textId="77777777">
        <w:trPr>
          <w:trHeight w:val="74"/>
        </w:trPr>
        <w:tc>
          <w:tcPr>
            <w:tcW w:w="2329" w:type="dxa"/>
          </w:tcPr>
          <w:p w14:paraId="73075EFA" w14:textId="77777777" w:rsidR="00A60CC0" w:rsidRDefault="00000000">
            <w:pPr>
              <w:ind w:left="0" w:hanging="2"/>
            </w:pPr>
            <w:bookmarkStart w:id="571" w:name="_Toc131272413"/>
            <w:r>
              <w:rPr>
                <w:b/>
              </w:rPr>
              <w:t>Use Case Name:</w:t>
            </w:r>
            <w:bookmarkEnd w:id="571"/>
          </w:p>
        </w:tc>
        <w:tc>
          <w:tcPr>
            <w:tcW w:w="7763" w:type="dxa"/>
          </w:tcPr>
          <w:p w14:paraId="7CD39AD9" w14:textId="63EE12CE" w:rsidR="00A60CC0" w:rsidRDefault="00000000">
            <w:pPr>
              <w:ind w:left="0" w:hanging="2"/>
            </w:pPr>
            <w:bookmarkStart w:id="572" w:name="_Toc131272414"/>
            <w:r>
              <w:rPr>
                <w:rFonts w:ascii="Times New Roman" w:eastAsia="Times New Roman" w:hAnsi="Times New Roman" w:cs="Times New Roman"/>
                <w:sz w:val="22"/>
                <w:szCs w:val="22"/>
              </w:rPr>
              <w:t>Contact customer support</w:t>
            </w:r>
            <w:bookmarkEnd w:id="572"/>
            <w:ins w:id="573" w:author="Faraz Bagher Nezhad Ghazijahani" w:date="2023-04-23T18:02:00Z">
              <w:r w:rsidR="00BA209B">
                <w:rPr>
                  <w:rFonts w:ascii="Times New Roman" w:eastAsia="Times New Roman" w:hAnsi="Times New Roman" w:cs="Times New Roman"/>
                  <w:sz w:val="22"/>
                  <w:szCs w:val="22"/>
                </w:rPr>
                <w:t xml:space="preserve"> (system admin)</w:t>
              </w:r>
            </w:ins>
          </w:p>
        </w:tc>
      </w:tr>
      <w:tr w:rsidR="00A60CC0" w14:paraId="15AB8F32" w14:textId="77777777">
        <w:trPr>
          <w:trHeight w:val="74"/>
        </w:trPr>
        <w:tc>
          <w:tcPr>
            <w:tcW w:w="2329" w:type="dxa"/>
          </w:tcPr>
          <w:p w14:paraId="5A6E0592" w14:textId="77777777" w:rsidR="00A60CC0" w:rsidRDefault="00000000">
            <w:pPr>
              <w:ind w:left="0" w:hanging="2"/>
              <w:rPr>
                <w:rFonts w:ascii="Times New Roman" w:eastAsia="Times New Roman" w:hAnsi="Times New Roman" w:cs="Times New Roman"/>
                <w:sz w:val="22"/>
                <w:szCs w:val="22"/>
              </w:rPr>
            </w:pPr>
            <w:bookmarkStart w:id="574" w:name="_Toc131272415"/>
            <w:r>
              <w:rPr>
                <w:rFonts w:ascii="Times New Roman" w:eastAsia="Times New Roman" w:hAnsi="Times New Roman" w:cs="Times New Roman"/>
                <w:b/>
                <w:sz w:val="22"/>
                <w:szCs w:val="22"/>
              </w:rPr>
              <w:t>Actor(s):</w:t>
            </w:r>
            <w:bookmarkEnd w:id="574"/>
          </w:p>
        </w:tc>
        <w:tc>
          <w:tcPr>
            <w:tcW w:w="7763" w:type="dxa"/>
          </w:tcPr>
          <w:p w14:paraId="49D89A7D" w14:textId="77777777" w:rsidR="00A60CC0" w:rsidRDefault="00000000">
            <w:pPr>
              <w:ind w:left="0" w:hanging="2"/>
              <w:rPr>
                <w:rFonts w:ascii="Times New Roman" w:eastAsia="Times New Roman" w:hAnsi="Times New Roman" w:cs="Times New Roman"/>
                <w:sz w:val="22"/>
                <w:szCs w:val="22"/>
              </w:rPr>
            </w:pPr>
            <w:bookmarkStart w:id="575" w:name="_Toc131272416"/>
            <w:r>
              <w:rPr>
                <w:rFonts w:ascii="Times New Roman" w:eastAsia="Times New Roman" w:hAnsi="Times New Roman" w:cs="Times New Roman"/>
                <w:sz w:val="22"/>
                <w:szCs w:val="22"/>
              </w:rPr>
              <w:t>Driver</w:t>
            </w:r>
            <w:bookmarkEnd w:id="575"/>
          </w:p>
        </w:tc>
      </w:tr>
      <w:tr w:rsidR="00A60CC0" w14:paraId="1B8A156C" w14:textId="77777777">
        <w:trPr>
          <w:trHeight w:val="74"/>
        </w:trPr>
        <w:tc>
          <w:tcPr>
            <w:tcW w:w="2329" w:type="dxa"/>
          </w:tcPr>
          <w:p w14:paraId="71A12636" w14:textId="77777777" w:rsidR="00A60CC0" w:rsidRDefault="00000000">
            <w:pPr>
              <w:ind w:left="0" w:hanging="2"/>
              <w:rPr>
                <w:rFonts w:ascii="Times New Roman" w:eastAsia="Times New Roman" w:hAnsi="Times New Roman" w:cs="Times New Roman"/>
                <w:sz w:val="22"/>
                <w:szCs w:val="22"/>
              </w:rPr>
            </w:pPr>
            <w:bookmarkStart w:id="576" w:name="_Toc131272417"/>
            <w:r>
              <w:rPr>
                <w:rFonts w:ascii="Times New Roman" w:eastAsia="Times New Roman" w:hAnsi="Times New Roman" w:cs="Times New Roman"/>
                <w:b/>
                <w:sz w:val="22"/>
                <w:szCs w:val="22"/>
              </w:rPr>
              <w:t>Description:</w:t>
            </w:r>
            <w:bookmarkEnd w:id="576"/>
          </w:p>
        </w:tc>
        <w:tc>
          <w:tcPr>
            <w:tcW w:w="7763" w:type="dxa"/>
          </w:tcPr>
          <w:p w14:paraId="4E43D689" w14:textId="2E0D3D31" w:rsidR="00A60CC0" w:rsidRDefault="00000000">
            <w:pPr>
              <w:ind w:left="0" w:hanging="2"/>
              <w:rPr>
                <w:rFonts w:ascii="Times New Roman" w:eastAsia="Times New Roman" w:hAnsi="Times New Roman" w:cs="Times New Roman"/>
                <w:sz w:val="22"/>
                <w:szCs w:val="22"/>
              </w:rPr>
            </w:pPr>
            <w:bookmarkStart w:id="577" w:name="_Toc131272418"/>
            <w:r>
              <w:rPr>
                <w:rFonts w:ascii="Times New Roman" w:eastAsia="Times New Roman" w:hAnsi="Times New Roman" w:cs="Times New Roman"/>
                <w:sz w:val="22"/>
                <w:szCs w:val="22"/>
              </w:rPr>
              <w:t>Drivers will get 24/7 support from our customer support team</w:t>
            </w:r>
            <w:ins w:id="578" w:author="Faraz Bagher Nezhad Ghazijahani" w:date="2023-04-23T18:01:00Z">
              <w:r w:rsidR="00BA209B">
                <w:rPr>
                  <w:rFonts w:ascii="Times New Roman" w:eastAsia="Times New Roman" w:hAnsi="Times New Roman" w:cs="Times New Roman"/>
                  <w:sz w:val="22"/>
                  <w:szCs w:val="22"/>
                </w:rPr>
                <w:t xml:space="preserve"> (system admin)</w:t>
              </w:r>
            </w:ins>
            <w:r>
              <w:rPr>
                <w:rFonts w:ascii="Times New Roman" w:eastAsia="Times New Roman" w:hAnsi="Times New Roman" w:cs="Times New Roman"/>
                <w:sz w:val="22"/>
                <w:szCs w:val="22"/>
              </w:rPr>
              <w:t xml:space="preserve"> to solve their difficulties.</w:t>
            </w:r>
            <w:bookmarkEnd w:id="577"/>
          </w:p>
        </w:tc>
      </w:tr>
      <w:tr w:rsidR="00A60CC0" w14:paraId="659B1E12" w14:textId="77777777">
        <w:trPr>
          <w:trHeight w:val="74"/>
        </w:trPr>
        <w:tc>
          <w:tcPr>
            <w:tcW w:w="2329" w:type="dxa"/>
          </w:tcPr>
          <w:p w14:paraId="1B6486EF" w14:textId="77777777" w:rsidR="00A60CC0" w:rsidRDefault="00000000">
            <w:pPr>
              <w:ind w:left="0" w:hanging="2"/>
              <w:rPr>
                <w:rFonts w:ascii="Times New Roman" w:eastAsia="Times New Roman" w:hAnsi="Times New Roman" w:cs="Times New Roman"/>
                <w:sz w:val="22"/>
                <w:szCs w:val="22"/>
              </w:rPr>
            </w:pPr>
            <w:bookmarkStart w:id="579" w:name="_Toc131272419"/>
            <w:r>
              <w:rPr>
                <w:rFonts w:ascii="Times New Roman" w:eastAsia="Times New Roman" w:hAnsi="Times New Roman" w:cs="Times New Roman"/>
                <w:b/>
                <w:sz w:val="22"/>
                <w:szCs w:val="22"/>
              </w:rPr>
              <w:t>Priority (Release)</w:t>
            </w:r>
            <w:bookmarkEnd w:id="579"/>
          </w:p>
        </w:tc>
        <w:tc>
          <w:tcPr>
            <w:tcW w:w="7763" w:type="dxa"/>
          </w:tcPr>
          <w:p w14:paraId="7A99493A" w14:textId="77777777" w:rsidR="00A60CC0" w:rsidRDefault="00000000">
            <w:pPr>
              <w:ind w:left="0" w:hanging="2"/>
              <w:rPr>
                <w:rFonts w:ascii="Times New Roman" w:eastAsia="Times New Roman" w:hAnsi="Times New Roman" w:cs="Times New Roman"/>
                <w:sz w:val="22"/>
                <w:szCs w:val="22"/>
              </w:rPr>
            </w:pPr>
            <w:bookmarkStart w:id="580" w:name="_Toc131272420"/>
            <w:r>
              <w:rPr>
                <w:rFonts w:ascii="Times New Roman" w:eastAsia="Times New Roman" w:hAnsi="Times New Roman" w:cs="Times New Roman"/>
                <w:sz w:val="22"/>
                <w:szCs w:val="22"/>
              </w:rPr>
              <w:t>R2</w:t>
            </w:r>
            <w:bookmarkEnd w:id="580"/>
          </w:p>
        </w:tc>
      </w:tr>
      <w:tr w:rsidR="00A60CC0" w14:paraId="6F04C979" w14:textId="77777777">
        <w:trPr>
          <w:trHeight w:val="74"/>
        </w:trPr>
        <w:tc>
          <w:tcPr>
            <w:tcW w:w="2329" w:type="dxa"/>
          </w:tcPr>
          <w:p w14:paraId="0ADD76E1" w14:textId="77777777" w:rsidR="00A60CC0" w:rsidRDefault="00000000">
            <w:pPr>
              <w:ind w:left="0" w:hanging="2"/>
              <w:rPr>
                <w:rFonts w:ascii="Times New Roman" w:eastAsia="Times New Roman" w:hAnsi="Times New Roman" w:cs="Times New Roman"/>
                <w:sz w:val="22"/>
                <w:szCs w:val="22"/>
              </w:rPr>
            </w:pPr>
            <w:bookmarkStart w:id="581" w:name="_Toc131272421"/>
            <w:r>
              <w:rPr>
                <w:rFonts w:ascii="Times New Roman" w:eastAsia="Times New Roman" w:hAnsi="Times New Roman" w:cs="Times New Roman"/>
                <w:b/>
                <w:sz w:val="22"/>
                <w:szCs w:val="22"/>
              </w:rPr>
              <w:t>Trigger:</w:t>
            </w:r>
            <w:bookmarkEnd w:id="581"/>
          </w:p>
        </w:tc>
        <w:tc>
          <w:tcPr>
            <w:tcW w:w="7763" w:type="dxa"/>
          </w:tcPr>
          <w:p w14:paraId="6D263D26" w14:textId="77777777" w:rsidR="00A60CC0" w:rsidRDefault="00000000">
            <w:pPr>
              <w:ind w:left="0" w:hanging="2"/>
              <w:rPr>
                <w:rFonts w:ascii="Times New Roman" w:eastAsia="Times New Roman" w:hAnsi="Times New Roman" w:cs="Times New Roman"/>
                <w:sz w:val="22"/>
                <w:szCs w:val="22"/>
              </w:rPr>
            </w:pPr>
            <w:bookmarkStart w:id="582" w:name="_Toc131272422"/>
            <w:r>
              <w:rPr>
                <w:rFonts w:ascii="Times New Roman" w:eastAsia="Times New Roman" w:hAnsi="Times New Roman" w:cs="Times New Roman"/>
                <w:sz w:val="22"/>
                <w:szCs w:val="22"/>
              </w:rPr>
              <w:t>External - The Driver should get registered in our system.</w:t>
            </w:r>
            <w:bookmarkEnd w:id="582"/>
          </w:p>
        </w:tc>
      </w:tr>
      <w:tr w:rsidR="00A60CC0" w14:paraId="2B36C715" w14:textId="77777777">
        <w:trPr>
          <w:trHeight w:val="74"/>
        </w:trPr>
        <w:tc>
          <w:tcPr>
            <w:tcW w:w="2329" w:type="dxa"/>
          </w:tcPr>
          <w:p w14:paraId="25B20BBD" w14:textId="77777777" w:rsidR="00A60CC0" w:rsidRDefault="00000000">
            <w:pPr>
              <w:ind w:left="0" w:hanging="2"/>
              <w:rPr>
                <w:rFonts w:ascii="Times New Roman" w:eastAsia="Times New Roman" w:hAnsi="Times New Roman" w:cs="Times New Roman"/>
                <w:sz w:val="22"/>
                <w:szCs w:val="22"/>
              </w:rPr>
            </w:pPr>
            <w:bookmarkStart w:id="583" w:name="_Toc131272423"/>
            <w:r>
              <w:rPr>
                <w:rFonts w:ascii="Times New Roman" w:eastAsia="Times New Roman" w:hAnsi="Times New Roman" w:cs="Times New Roman"/>
                <w:b/>
                <w:sz w:val="22"/>
                <w:szCs w:val="22"/>
              </w:rPr>
              <w:t>Pre-condition(s):</w:t>
            </w:r>
            <w:bookmarkEnd w:id="583"/>
          </w:p>
        </w:tc>
        <w:tc>
          <w:tcPr>
            <w:tcW w:w="7763" w:type="dxa"/>
          </w:tcPr>
          <w:p w14:paraId="3A7910FA" w14:textId="77777777" w:rsidR="00A60CC0" w:rsidRDefault="00000000">
            <w:pPr>
              <w:numPr>
                <w:ilvl w:val="0"/>
                <w:numId w:val="68"/>
              </w:numPr>
              <w:ind w:left="0" w:hanging="2"/>
              <w:rPr>
                <w:rFonts w:ascii="Times New Roman" w:eastAsia="Times New Roman" w:hAnsi="Times New Roman" w:cs="Times New Roman"/>
                <w:sz w:val="22"/>
                <w:szCs w:val="22"/>
              </w:rPr>
            </w:pPr>
            <w:bookmarkStart w:id="584" w:name="_Toc131272424"/>
            <w:r>
              <w:rPr>
                <w:rFonts w:ascii="Times New Roman" w:eastAsia="Times New Roman" w:hAnsi="Times New Roman" w:cs="Times New Roman"/>
                <w:sz w:val="22"/>
                <w:szCs w:val="22"/>
              </w:rPr>
              <w:t>The driver has a registered account in the system.</w:t>
            </w:r>
            <w:bookmarkEnd w:id="584"/>
            <w:r>
              <w:rPr>
                <w:rFonts w:ascii="Times New Roman" w:eastAsia="Times New Roman" w:hAnsi="Times New Roman" w:cs="Times New Roman"/>
                <w:sz w:val="22"/>
                <w:szCs w:val="22"/>
              </w:rPr>
              <w:t xml:space="preserve"> </w:t>
            </w:r>
          </w:p>
          <w:p w14:paraId="518D0CF4" w14:textId="77777777" w:rsidR="00A60CC0" w:rsidRDefault="00000000">
            <w:pPr>
              <w:numPr>
                <w:ilvl w:val="0"/>
                <w:numId w:val="13"/>
              </w:numPr>
              <w:ind w:left="0" w:hanging="2"/>
              <w:rPr>
                <w:rFonts w:ascii="Times New Roman" w:eastAsia="Times New Roman" w:hAnsi="Times New Roman" w:cs="Times New Roman"/>
                <w:sz w:val="22"/>
                <w:szCs w:val="22"/>
              </w:rPr>
            </w:pPr>
            <w:bookmarkStart w:id="585" w:name="_Toc131272425"/>
            <w:r>
              <w:rPr>
                <w:rFonts w:ascii="Times New Roman" w:eastAsia="Times New Roman" w:hAnsi="Times New Roman" w:cs="Times New Roman"/>
                <w:sz w:val="22"/>
                <w:szCs w:val="22"/>
              </w:rPr>
              <w:t>The driver has an active internet connection.</w:t>
            </w:r>
            <w:bookmarkEnd w:id="585"/>
          </w:p>
        </w:tc>
      </w:tr>
      <w:tr w:rsidR="00A60CC0" w14:paraId="65CC89A9" w14:textId="77777777">
        <w:trPr>
          <w:trHeight w:val="74"/>
        </w:trPr>
        <w:tc>
          <w:tcPr>
            <w:tcW w:w="2329" w:type="dxa"/>
          </w:tcPr>
          <w:p w14:paraId="6F802D51" w14:textId="77777777" w:rsidR="00A60CC0" w:rsidRDefault="00000000">
            <w:pPr>
              <w:ind w:left="0" w:hanging="2"/>
              <w:rPr>
                <w:rFonts w:ascii="Times New Roman" w:eastAsia="Times New Roman" w:hAnsi="Times New Roman" w:cs="Times New Roman"/>
                <w:sz w:val="22"/>
                <w:szCs w:val="22"/>
              </w:rPr>
            </w:pPr>
            <w:bookmarkStart w:id="586" w:name="_Toc131272426"/>
            <w:r>
              <w:rPr>
                <w:rFonts w:ascii="Times New Roman" w:eastAsia="Times New Roman" w:hAnsi="Times New Roman" w:cs="Times New Roman"/>
                <w:b/>
                <w:sz w:val="22"/>
                <w:szCs w:val="22"/>
              </w:rPr>
              <w:t>Main (Success) Flow:</w:t>
            </w:r>
            <w:bookmarkEnd w:id="586"/>
          </w:p>
        </w:tc>
        <w:tc>
          <w:tcPr>
            <w:tcW w:w="7763" w:type="dxa"/>
          </w:tcPr>
          <w:p w14:paraId="23578193" w14:textId="77777777" w:rsidR="00A60CC0" w:rsidRDefault="00000000">
            <w:pPr>
              <w:numPr>
                <w:ilvl w:val="0"/>
                <w:numId w:val="25"/>
              </w:numPr>
              <w:ind w:left="0" w:hanging="2"/>
              <w:rPr>
                <w:rFonts w:ascii="Times New Roman" w:eastAsia="Times New Roman" w:hAnsi="Times New Roman" w:cs="Times New Roman"/>
                <w:sz w:val="22"/>
                <w:szCs w:val="22"/>
              </w:rPr>
            </w:pPr>
            <w:bookmarkStart w:id="587" w:name="_Toc131272427"/>
            <w:r>
              <w:rPr>
                <w:rFonts w:ascii="Times New Roman" w:eastAsia="Times New Roman" w:hAnsi="Times New Roman" w:cs="Times New Roman"/>
                <w:sz w:val="22"/>
                <w:szCs w:val="22"/>
              </w:rPr>
              <w:t>The driver opens the parking system application.</w:t>
            </w:r>
            <w:bookmarkEnd w:id="587"/>
          </w:p>
          <w:p w14:paraId="6F12B5B2" w14:textId="77777777" w:rsidR="00A60CC0" w:rsidRDefault="00000000">
            <w:pPr>
              <w:numPr>
                <w:ilvl w:val="0"/>
                <w:numId w:val="25"/>
              </w:numPr>
              <w:ind w:left="0" w:hanging="2"/>
              <w:rPr>
                <w:rFonts w:ascii="Times New Roman" w:eastAsia="Times New Roman" w:hAnsi="Times New Roman" w:cs="Times New Roman"/>
                <w:sz w:val="22"/>
                <w:szCs w:val="22"/>
              </w:rPr>
            </w:pPr>
            <w:bookmarkStart w:id="588" w:name="_Toc131272428"/>
            <w:r>
              <w:rPr>
                <w:rFonts w:ascii="Times New Roman" w:eastAsia="Times New Roman" w:hAnsi="Times New Roman" w:cs="Times New Roman"/>
                <w:sz w:val="22"/>
                <w:szCs w:val="22"/>
              </w:rPr>
              <w:t>The driver navigates to the "Support" section of the application.</w:t>
            </w:r>
            <w:bookmarkEnd w:id="588"/>
          </w:p>
          <w:p w14:paraId="3BD170F0" w14:textId="3760229C" w:rsidR="00A60CC0" w:rsidRDefault="00000000">
            <w:pPr>
              <w:numPr>
                <w:ilvl w:val="0"/>
                <w:numId w:val="25"/>
              </w:numPr>
              <w:ind w:left="0" w:hanging="2"/>
              <w:rPr>
                <w:rFonts w:ascii="Times New Roman" w:eastAsia="Times New Roman" w:hAnsi="Times New Roman" w:cs="Times New Roman"/>
                <w:sz w:val="22"/>
                <w:szCs w:val="22"/>
              </w:rPr>
            </w:pPr>
            <w:bookmarkStart w:id="589" w:name="_Toc131272429"/>
            <w:r>
              <w:rPr>
                <w:rFonts w:ascii="Times New Roman" w:eastAsia="Times New Roman" w:hAnsi="Times New Roman" w:cs="Times New Roman"/>
                <w:sz w:val="22"/>
                <w:szCs w:val="22"/>
              </w:rPr>
              <w:t>The driver selects the type of issue they are experiencing (</w:t>
            </w:r>
            <w:r w:rsidR="00CB3D62">
              <w:rPr>
                <w:rFonts w:ascii="Times New Roman" w:eastAsia="Times New Roman" w:hAnsi="Times New Roman" w:cs="Times New Roman"/>
                <w:sz w:val="22"/>
                <w:szCs w:val="22"/>
              </w:rPr>
              <w:t>e.g.,</w:t>
            </w:r>
            <w:r>
              <w:rPr>
                <w:rFonts w:ascii="Times New Roman" w:eastAsia="Times New Roman" w:hAnsi="Times New Roman" w:cs="Times New Roman"/>
                <w:sz w:val="22"/>
                <w:szCs w:val="22"/>
              </w:rPr>
              <w:t xml:space="preserve"> payment, reservation, technical issue).</w:t>
            </w:r>
            <w:bookmarkEnd w:id="589"/>
          </w:p>
          <w:p w14:paraId="6CE68A04" w14:textId="77777777" w:rsidR="00A60CC0" w:rsidRDefault="00000000">
            <w:pPr>
              <w:numPr>
                <w:ilvl w:val="0"/>
                <w:numId w:val="25"/>
              </w:numPr>
              <w:ind w:left="0" w:hanging="2"/>
              <w:rPr>
                <w:rFonts w:ascii="Times New Roman" w:eastAsia="Times New Roman" w:hAnsi="Times New Roman" w:cs="Times New Roman"/>
                <w:sz w:val="22"/>
                <w:szCs w:val="22"/>
              </w:rPr>
            </w:pPr>
            <w:bookmarkStart w:id="590" w:name="_Toc131272430"/>
            <w:r>
              <w:rPr>
                <w:rFonts w:ascii="Times New Roman" w:eastAsia="Times New Roman" w:hAnsi="Times New Roman" w:cs="Times New Roman"/>
                <w:sz w:val="22"/>
                <w:szCs w:val="22"/>
              </w:rPr>
              <w:t>The driver provides a brief description of the issue.</w:t>
            </w:r>
            <w:bookmarkEnd w:id="590"/>
          </w:p>
          <w:p w14:paraId="6349ABB2" w14:textId="77777777" w:rsidR="00A60CC0" w:rsidRDefault="00000000">
            <w:pPr>
              <w:numPr>
                <w:ilvl w:val="0"/>
                <w:numId w:val="25"/>
              </w:numPr>
              <w:ind w:left="0" w:hanging="2"/>
              <w:rPr>
                <w:rFonts w:ascii="Times New Roman" w:eastAsia="Times New Roman" w:hAnsi="Times New Roman" w:cs="Times New Roman"/>
                <w:sz w:val="22"/>
                <w:szCs w:val="22"/>
              </w:rPr>
            </w:pPr>
            <w:bookmarkStart w:id="591" w:name="_Toc131272431"/>
            <w:r>
              <w:rPr>
                <w:rFonts w:ascii="Times New Roman" w:eastAsia="Times New Roman" w:hAnsi="Times New Roman" w:cs="Times New Roman"/>
                <w:sz w:val="22"/>
                <w:szCs w:val="22"/>
              </w:rPr>
              <w:t>The driver submits the support request.</w:t>
            </w:r>
            <w:bookmarkEnd w:id="591"/>
          </w:p>
          <w:p w14:paraId="1C4CA967" w14:textId="77777777" w:rsidR="00A60CC0" w:rsidRDefault="00000000">
            <w:pPr>
              <w:numPr>
                <w:ilvl w:val="0"/>
                <w:numId w:val="25"/>
              </w:numPr>
              <w:ind w:left="0" w:hanging="2"/>
              <w:rPr>
                <w:rFonts w:ascii="Times New Roman" w:eastAsia="Times New Roman" w:hAnsi="Times New Roman" w:cs="Times New Roman"/>
                <w:sz w:val="22"/>
                <w:szCs w:val="22"/>
              </w:rPr>
            </w:pPr>
            <w:bookmarkStart w:id="592" w:name="_Toc131272432"/>
            <w:r>
              <w:rPr>
                <w:rFonts w:ascii="Times New Roman" w:eastAsia="Times New Roman" w:hAnsi="Times New Roman" w:cs="Times New Roman"/>
                <w:sz w:val="22"/>
                <w:szCs w:val="22"/>
              </w:rPr>
              <w:t>The parking system sends a confirmation message to the driver, indicating that the request has been received.</w:t>
            </w:r>
            <w:bookmarkEnd w:id="592"/>
          </w:p>
          <w:p w14:paraId="440B90CF" w14:textId="5229699A" w:rsidR="00A60CC0" w:rsidRDefault="00000000">
            <w:pPr>
              <w:numPr>
                <w:ilvl w:val="0"/>
                <w:numId w:val="25"/>
              </w:numPr>
              <w:ind w:left="0" w:hanging="2"/>
              <w:rPr>
                <w:rFonts w:ascii="Times New Roman" w:eastAsia="Times New Roman" w:hAnsi="Times New Roman" w:cs="Times New Roman"/>
                <w:sz w:val="22"/>
                <w:szCs w:val="22"/>
              </w:rPr>
            </w:pPr>
            <w:bookmarkStart w:id="593" w:name="_Toc131272433"/>
            <w:r>
              <w:rPr>
                <w:rFonts w:ascii="Times New Roman" w:eastAsia="Times New Roman" w:hAnsi="Times New Roman" w:cs="Times New Roman"/>
                <w:sz w:val="22"/>
                <w:szCs w:val="22"/>
              </w:rPr>
              <w:t xml:space="preserve">A customer support representative reviews the request and contacts the driver to </w:t>
            </w:r>
            <w:proofErr w:type="gramStart"/>
            <w:r>
              <w:rPr>
                <w:rFonts w:ascii="Times New Roman" w:eastAsia="Times New Roman" w:hAnsi="Times New Roman" w:cs="Times New Roman"/>
                <w:sz w:val="22"/>
                <w:szCs w:val="22"/>
              </w:rPr>
              <w:t>provide assistance</w:t>
            </w:r>
            <w:proofErr w:type="gramEnd"/>
            <w:r>
              <w:rPr>
                <w:rFonts w:ascii="Times New Roman" w:eastAsia="Times New Roman" w:hAnsi="Times New Roman" w:cs="Times New Roman"/>
                <w:sz w:val="22"/>
                <w:szCs w:val="22"/>
              </w:rPr>
              <w:t>.</w:t>
            </w:r>
            <w:bookmarkEnd w:id="593"/>
          </w:p>
          <w:p w14:paraId="0ABF3E7A" w14:textId="77777777" w:rsidR="00A60CC0" w:rsidRDefault="00000000">
            <w:pPr>
              <w:numPr>
                <w:ilvl w:val="0"/>
                <w:numId w:val="25"/>
              </w:numPr>
              <w:ind w:left="0" w:hanging="2"/>
              <w:rPr>
                <w:rFonts w:ascii="Times New Roman" w:eastAsia="Times New Roman" w:hAnsi="Times New Roman" w:cs="Times New Roman"/>
                <w:sz w:val="22"/>
                <w:szCs w:val="22"/>
              </w:rPr>
            </w:pPr>
            <w:bookmarkStart w:id="594" w:name="_Toc131272434"/>
            <w:r>
              <w:rPr>
                <w:rFonts w:ascii="Times New Roman" w:eastAsia="Times New Roman" w:hAnsi="Times New Roman" w:cs="Times New Roman"/>
                <w:sz w:val="22"/>
                <w:szCs w:val="22"/>
              </w:rPr>
              <w:t>The customer support representative works with the driver to resolve the issue.</w:t>
            </w:r>
            <w:bookmarkEnd w:id="594"/>
          </w:p>
        </w:tc>
      </w:tr>
      <w:tr w:rsidR="00A60CC0" w14:paraId="475EA59B" w14:textId="77777777">
        <w:trPr>
          <w:trHeight w:val="74"/>
        </w:trPr>
        <w:tc>
          <w:tcPr>
            <w:tcW w:w="2329" w:type="dxa"/>
          </w:tcPr>
          <w:p w14:paraId="72CA1333" w14:textId="77777777" w:rsidR="00A60CC0" w:rsidRDefault="00000000">
            <w:pPr>
              <w:ind w:left="0" w:hanging="2"/>
              <w:rPr>
                <w:rFonts w:ascii="Times New Roman" w:eastAsia="Times New Roman" w:hAnsi="Times New Roman" w:cs="Times New Roman"/>
                <w:sz w:val="22"/>
                <w:szCs w:val="22"/>
              </w:rPr>
            </w:pPr>
            <w:bookmarkStart w:id="595" w:name="_Toc131272435"/>
            <w:r>
              <w:rPr>
                <w:rFonts w:ascii="Times New Roman" w:eastAsia="Times New Roman" w:hAnsi="Times New Roman" w:cs="Times New Roman"/>
                <w:b/>
                <w:sz w:val="22"/>
                <w:szCs w:val="22"/>
              </w:rPr>
              <w:t>Alternate Flows:</w:t>
            </w:r>
            <w:bookmarkEnd w:id="595"/>
          </w:p>
        </w:tc>
        <w:tc>
          <w:tcPr>
            <w:tcW w:w="7763" w:type="dxa"/>
          </w:tcPr>
          <w:p w14:paraId="4D4F8091" w14:textId="3B4642D3" w:rsidR="00A60CC0" w:rsidRDefault="00000000">
            <w:pPr>
              <w:ind w:left="0" w:hanging="2"/>
              <w:rPr>
                <w:rFonts w:ascii="Times New Roman" w:eastAsia="Times New Roman" w:hAnsi="Times New Roman" w:cs="Times New Roman"/>
                <w:sz w:val="22"/>
                <w:szCs w:val="22"/>
              </w:rPr>
            </w:pPr>
            <w:bookmarkStart w:id="596" w:name="_Toc131272436"/>
            <w:r>
              <w:rPr>
                <w:rFonts w:ascii="Times New Roman" w:eastAsia="Times New Roman" w:hAnsi="Times New Roman" w:cs="Times New Roman"/>
                <w:sz w:val="22"/>
                <w:szCs w:val="22"/>
              </w:rPr>
              <w:t xml:space="preserve">Alternate Flow #1: The driver cannot write in the </w:t>
            </w:r>
            <w:r w:rsidR="00CB3D62">
              <w:rPr>
                <w:rFonts w:ascii="Times New Roman" w:eastAsia="Times New Roman" w:hAnsi="Times New Roman" w:cs="Times New Roman"/>
                <w:sz w:val="22"/>
                <w:szCs w:val="22"/>
              </w:rPr>
              <w:t>chat box</w:t>
            </w:r>
            <w:r>
              <w:rPr>
                <w:rFonts w:ascii="Times New Roman" w:eastAsia="Times New Roman" w:hAnsi="Times New Roman" w:cs="Times New Roman"/>
                <w:sz w:val="22"/>
                <w:szCs w:val="22"/>
              </w:rPr>
              <w:t>. The following steps occur:</w:t>
            </w:r>
            <w:bookmarkEnd w:id="596"/>
          </w:p>
          <w:p w14:paraId="7E040A05" w14:textId="29A8BED8" w:rsidR="00A60CC0" w:rsidRDefault="00CB3D62">
            <w:pPr>
              <w:numPr>
                <w:ilvl w:val="0"/>
                <w:numId w:val="23"/>
              </w:numPr>
              <w:ind w:left="0" w:hanging="2"/>
              <w:rPr>
                <w:rFonts w:ascii="Times New Roman" w:eastAsia="Times New Roman" w:hAnsi="Times New Roman" w:cs="Times New Roman"/>
                <w:sz w:val="22"/>
                <w:szCs w:val="22"/>
              </w:rPr>
            </w:pPr>
            <w:bookmarkStart w:id="597" w:name="_Toc131272437"/>
            <w:r>
              <w:rPr>
                <w:rFonts w:ascii="Times New Roman" w:eastAsia="Times New Roman" w:hAnsi="Times New Roman" w:cs="Times New Roman"/>
                <w:sz w:val="22"/>
                <w:szCs w:val="22"/>
              </w:rPr>
              <w:t>The driver calls our Contact customer support, to tell his/her issue in words.</w:t>
            </w:r>
            <w:bookmarkEnd w:id="597"/>
          </w:p>
          <w:p w14:paraId="7C016FBA" w14:textId="63BDA1D6" w:rsidR="00A60CC0" w:rsidRDefault="00000000">
            <w:pPr>
              <w:numPr>
                <w:ilvl w:val="0"/>
                <w:numId w:val="23"/>
              </w:numPr>
              <w:ind w:left="0" w:hanging="2"/>
              <w:rPr>
                <w:rFonts w:ascii="Times New Roman" w:eastAsia="Times New Roman" w:hAnsi="Times New Roman" w:cs="Times New Roman"/>
                <w:sz w:val="22"/>
                <w:szCs w:val="22"/>
              </w:rPr>
            </w:pPr>
            <w:bookmarkStart w:id="598" w:name="_Toc131272438"/>
            <w:r>
              <w:rPr>
                <w:rFonts w:ascii="Times New Roman" w:eastAsia="Times New Roman" w:hAnsi="Times New Roman" w:cs="Times New Roman"/>
                <w:sz w:val="22"/>
                <w:szCs w:val="22"/>
              </w:rPr>
              <w:t xml:space="preserve">Our Contact customer support team </w:t>
            </w:r>
            <w:r w:rsidR="00CB3D62">
              <w:rPr>
                <w:rFonts w:ascii="Times New Roman" w:eastAsia="Times New Roman" w:hAnsi="Times New Roman" w:cs="Times New Roman"/>
                <w:sz w:val="22"/>
                <w:szCs w:val="22"/>
              </w:rPr>
              <w:t>helps</w:t>
            </w:r>
            <w:r>
              <w:rPr>
                <w:rFonts w:ascii="Times New Roman" w:eastAsia="Times New Roman" w:hAnsi="Times New Roman" w:cs="Times New Roman"/>
                <w:sz w:val="22"/>
                <w:szCs w:val="22"/>
              </w:rPr>
              <w:t xml:space="preserve"> them to get rid of this issue.</w:t>
            </w:r>
            <w:bookmarkEnd w:id="598"/>
          </w:p>
          <w:p w14:paraId="5E2833F8" w14:textId="77777777" w:rsidR="00A60CC0" w:rsidRDefault="00A60CC0">
            <w:pPr>
              <w:ind w:left="0" w:hanging="2"/>
              <w:rPr>
                <w:rFonts w:ascii="Times New Roman" w:eastAsia="Times New Roman" w:hAnsi="Times New Roman" w:cs="Times New Roman"/>
                <w:sz w:val="22"/>
                <w:szCs w:val="22"/>
              </w:rPr>
            </w:pPr>
          </w:p>
        </w:tc>
      </w:tr>
      <w:tr w:rsidR="00A60CC0" w14:paraId="6375642E" w14:textId="77777777">
        <w:trPr>
          <w:trHeight w:val="74"/>
        </w:trPr>
        <w:tc>
          <w:tcPr>
            <w:tcW w:w="2329" w:type="dxa"/>
          </w:tcPr>
          <w:p w14:paraId="15041676" w14:textId="77777777" w:rsidR="00A60CC0" w:rsidRDefault="00000000">
            <w:pPr>
              <w:ind w:left="0" w:hanging="2"/>
              <w:rPr>
                <w:rFonts w:ascii="Times New Roman" w:eastAsia="Times New Roman" w:hAnsi="Times New Roman" w:cs="Times New Roman"/>
                <w:sz w:val="22"/>
                <w:szCs w:val="22"/>
              </w:rPr>
            </w:pPr>
            <w:bookmarkStart w:id="599" w:name="_Toc131272439"/>
            <w:r>
              <w:rPr>
                <w:rFonts w:ascii="Times New Roman" w:eastAsia="Times New Roman" w:hAnsi="Times New Roman" w:cs="Times New Roman"/>
                <w:b/>
                <w:sz w:val="22"/>
                <w:szCs w:val="22"/>
              </w:rPr>
              <w:t>Post Condition:</w:t>
            </w:r>
            <w:bookmarkEnd w:id="599"/>
          </w:p>
        </w:tc>
        <w:tc>
          <w:tcPr>
            <w:tcW w:w="7763" w:type="dxa"/>
          </w:tcPr>
          <w:p w14:paraId="58DE569A" w14:textId="77777777" w:rsidR="00A60CC0" w:rsidRDefault="00000000">
            <w:pPr>
              <w:ind w:left="0" w:hanging="2"/>
              <w:rPr>
                <w:rFonts w:ascii="Times New Roman" w:eastAsia="Times New Roman" w:hAnsi="Times New Roman" w:cs="Times New Roman"/>
                <w:sz w:val="22"/>
                <w:szCs w:val="22"/>
              </w:rPr>
            </w:pPr>
            <w:bookmarkStart w:id="600" w:name="_Toc131272440"/>
            <w:r>
              <w:rPr>
                <w:rFonts w:ascii="Times New Roman" w:eastAsia="Times New Roman" w:hAnsi="Times New Roman" w:cs="Times New Roman"/>
                <w:sz w:val="22"/>
                <w:szCs w:val="22"/>
              </w:rPr>
              <w:t>The driver's issue has been resolved to their satisfaction.</w:t>
            </w:r>
            <w:bookmarkEnd w:id="600"/>
          </w:p>
          <w:p w14:paraId="6705E802" w14:textId="77777777" w:rsidR="00A60CC0" w:rsidRDefault="00000000">
            <w:pPr>
              <w:ind w:left="0" w:hanging="2"/>
              <w:rPr>
                <w:ins w:id="601" w:author="Faraz Bagher Nezhad Ghazijahani" w:date="2023-04-23T16:27:00Z"/>
                <w:rFonts w:ascii="Times New Roman" w:eastAsia="Times New Roman" w:hAnsi="Times New Roman" w:cs="Times New Roman"/>
                <w:sz w:val="22"/>
                <w:szCs w:val="22"/>
              </w:rPr>
            </w:pPr>
            <w:bookmarkStart w:id="602" w:name="_Toc131272441"/>
            <w:r>
              <w:rPr>
                <w:rFonts w:ascii="Times New Roman" w:eastAsia="Times New Roman" w:hAnsi="Times New Roman" w:cs="Times New Roman"/>
                <w:sz w:val="22"/>
                <w:szCs w:val="22"/>
              </w:rPr>
              <w:t>The parking system has recorded the support request and the actions taken to resolve the issue.</w:t>
            </w:r>
            <w:bookmarkEnd w:id="602"/>
          </w:p>
          <w:p w14:paraId="64AD3273" w14:textId="246D0D3B" w:rsidR="00996C59" w:rsidRDefault="00996C59">
            <w:pPr>
              <w:ind w:left="0" w:hanging="2"/>
              <w:rPr>
                <w:rFonts w:ascii="Times New Roman" w:eastAsia="Times New Roman" w:hAnsi="Times New Roman" w:cs="Times New Roman"/>
                <w:sz w:val="22"/>
                <w:szCs w:val="22"/>
              </w:rPr>
            </w:pPr>
          </w:p>
        </w:tc>
      </w:tr>
      <w:tr w:rsidR="00A60CC0" w14:paraId="3A9B010E" w14:textId="77777777">
        <w:trPr>
          <w:trHeight w:val="74"/>
        </w:trPr>
        <w:tc>
          <w:tcPr>
            <w:tcW w:w="2329" w:type="dxa"/>
          </w:tcPr>
          <w:p w14:paraId="299122F6" w14:textId="77777777" w:rsidR="00A60CC0" w:rsidRDefault="00000000">
            <w:pPr>
              <w:ind w:left="0" w:hanging="2"/>
              <w:rPr>
                <w:rFonts w:ascii="Times New Roman" w:eastAsia="Times New Roman" w:hAnsi="Times New Roman" w:cs="Times New Roman"/>
                <w:sz w:val="22"/>
                <w:szCs w:val="22"/>
              </w:rPr>
            </w:pPr>
            <w:bookmarkStart w:id="603" w:name="_Toc131272442"/>
            <w:r>
              <w:rPr>
                <w:rFonts w:ascii="Times New Roman" w:eastAsia="Times New Roman" w:hAnsi="Times New Roman" w:cs="Times New Roman"/>
                <w:b/>
                <w:sz w:val="22"/>
                <w:szCs w:val="22"/>
              </w:rPr>
              <w:t>Requirements:</w:t>
            </w:r>
            <w:bookmarkEnd w:id="603"/>
          </w:p>
        </w:tc>
        <w:tc>
          <w:tcPr>
            <w:tcW w:w="7763" w:type="dxa"/>
          </w:tcPr>
          <w:p w14:paraId="3FF70093" w14:textId="3B4924CF" w:rsidR="00A60CC0" w:rsidRPr="00DF7029" w:rsidRDefault="00000000">
            <w:pPr>
              <w:numPr>
                <w:ilvl w:val="0"/>
                <w:numId w:val="64"/>
              </w:numPr>
              <w:ind w:left="0" w:hanging="2"/>
              <w:rPr>
                <w:rFonts w:ascii="Times New Roman" w:hAnsi="Times New Roman" w:cs="Times New Roman"/>
                <w:sz w:val="22"/>
                <w:szCs w:val="22"/>
              </w:rPr>
            </w:pPr>
            <w:bookmarkStart w:id="604" w:name="_Toc131272443"/>
            <w:r w:rsidRPr="00DF7029">
              <w:rPr>
                <w:rFonts w:ascii="Times New Roman" w:hAnsi="Times New Roman" w:cs="Times New Roman"/>
                <w:sz w:val="22"/>
                <w:szCs w:val="22"/>
              </w:rPr>
              <w:t xml:space="preserve">The system shall provide </w:t>
            </w:r>
            <w:r w:rsidR="00CB3D62" w:rsidRPr="00DF7029">
              <w:rPr>
                <w:rFonts w:ascii="Times New Roman" w:hAnsi="Times New Roman" w:cs="Times New Roman"/>
                <w:sz w:val="22"/>
                <w:szCs w:val="22"/>
              </w:rPr>
              <w:t>customer</w:t>
            </w:r>
            <w:r w:rsidRPr="00DF7029">
              <w:rPr>
                <w:rFonts w:ascii="Times New Roman" w:hAnsi="Times New Roman" w:cs="Times New Roman"/>
                <w:sz w:val="22"/>
                <w:szCs w:val="22"/>
              </w:rPr>
              <w:t xml:space="preserve"> support contact options such as email, phone number</w:t>
            </w:r>
            <w:r w:rsidR="00CB3D62" w:rsidRPr="00DF7029">
              <w:rPr>
                <w:rFonts w:ascii="Times New Roman" w:hAnsi="Times New Roman" w:cs="Times New Roman"/>
                <w:sz w:val="22"/>
                <w:szCs w:val="22"/>
              </w:rPr>
              <w:t>,</w:t>
            </w:r>
            <w:r w:rsidRPr="00DF7029">
              <w:rPr>
                <w:rFonts w:ascii="Times New Roman" w:hAnsi="Times New Roman" w:cs="Times New Roman"/>
                <w:sz w:val="22"/>
                <w:szCs w:val="22"/>
              </w:rPr>
              <w:t xml:space="preserve"> and online chat</w:t>
            </w:r>
            <w:r w:rsidR="00CB3D62" w:rsidRPr="00DF7029">
              <w:rPr>
                <w:rFonts w:ascii="Times New Roman" w:hAnsi="Times New Roman" w:cs="Times New Roman"/>
                <w:sz w:val="22"/>
                <w:szCs w:val="22"/>
              </w:rPr>
              <w:t>.</w:t>
            </w:r>
            <w:bookmarkEnd w:id="604"/>
          </w:p>
          <w:p w14:paraId="01DDCCA4" w14:textId="77AAA213" w:rsidR="00A60CC0" w:rsidRPr="00DF7029" w:rsidRDefault="00000000">
            <w:pPr>
              <w:numPr>
                <w:ilvl w:val="0"/>
                <w:numId w:val="64"/>
              </w:numPr>
              <w:ind w:left="0" w:hanging="2"/>
              <w:rPr>
                <w:rFonts w:ascii="Times New Roman" w:hAnsi="Times New Roman" w:cs="Times New Roman"/>
                <w:sz w:val="22"/>
                <w:szCs w:val="22"/>
              </w:rPr>
            </w:pPr>
            <w:bookmarkStart w:id="605" w:name="_Toc131272444"/>
            <w:r w:rsidRPr="00DF7029">
              <w:rPr>
                <w:rFonts w:ascii="Times New Roman" w:hAnsi="Times New Roman" w:cs="Times New Roman"/>
                <w:sz w:val="22"/>
                <w:szCs w:val="22"/>
              </w:rPr>
              <w:t xml:space="preserve">The system shall allow </w:t>
            </w:r>
            <w:r w:rsidR="00CB3D62" w:rsidRPr="00DF7029">
              <w:rPr>
                <w:rFonts w:ascii="Times New Roman" w:hAnsi="Times New Roman" w:cs="Times New Roman"/>
                <w:sz w:val="22"/>
                <w:szCs w:val="22"/>
              </w:rPr>
              <w:t>the user</w:t>
            </w:r>
            <w:r w:rsidRPr="00DF7029">
              <w:rPr>
                <w:rFonts w:ascii="Times New Roman" w:hAnsi="Times New Roman" w:cs="Times New Roman"/>
                <w:sz w:val="22"/>
                <w:szCs w:val="22"/>
              </w:rPr>
              <w:t xml:space="preserve"> to give feedback or report any problem that they are faced</w:t>
            </w:r>
            <w:r w:rsidR="00CB3D62" w:rsidRPr="00DF7029">
              <w:rPr>
                <w:rFonts w:ascii="Times New Roman" w:hAnsi="Times New Roman" w:cs="Times New Roman"/>
                <w:sz w:val="22"/>
                <w:szCs w:val="22"/>
              </w:rPr>
              <w:t>.</w:t>
            </w:r>
            <w:bookmarkEnd w:id="605"/>
          </w:p>
          <w:p w14:paraId="35005CC3" w14:textId="11232355" w:rsidR="00A60CC0" w:rsidRPr="00DF7029" w:rsidRDefault="00000000">
            <w:pPr>
              <w:numPr>
                <w:ilvl w:val="0"/>
                <w:numId w:val="64"/>
              </w:numPr>
              <w:ind w:left="0" w:hanging="2"/>
              <w:rPr>
                <w:rFonts w:ascii="Times New Roman" w:hAnsi="Times New Roman" w:cs="Times New Roman"/>
                <w:sz w:val="22"/>
                <w:szCs w:val="22"/>
              </w:rPr>
            </w:pPr>
            <w:bookmarkStart w:id="606" w:name="_Toc131272445"/>
            <w:r w:rsidRPr="00DF7029">
              <w:rPr>
                <w:rFonts w:ascii="Times New Roman" w:hAnsi="Times New Roman" w:cs="Times New Roman"/>
                <w:sz w:val="22"/>
                <w:szCs w:val="22"/>
              </w:rPr>
              <w:t xml:space="preserve">The system shall provide a response to all </w:t>
            </w:r>
            <w:r w:rsidR="00CB3D62" w:rsidRPr="00DF7029">
              <w:rPr>
                <w:rFonts w:ascii="Times New Roman" w:hAnsi="Times New Roman" w:cs="Times New Roman"/>
                <w:sz w:val="22"/>
                <w:szCs w:val="22"/>
              </w:rPr>
              <w:t>feedback</w:t>
            </w:r>
            <w:r w:rsidRPr="00DF7029">
              <w:rPr>
                <w:rFonts w:ascii="Times New Roman" w:hAnsi="Times New Roman" w:cs="Times New Roman"/>
                <w:sz w:val="22"/>
                <w:szCs w:val="22"/>
              </w:rPr>
              <w:t xml:space="preserve"> and a solution to their problems within a certain time</w:t>
            </w:r>
            <w:r w:rsidR="00CB3D62" w:rsidRPr="00DF7029">
              <w:rPr>
                <w:rFonts w:ascii="Times New Roman" w:hAnsi="Times New Roman" w:cs="Times New Roman"/>
                <w:sz w:val="22"/>
                <w:szCs w:val="22"/>
              </w:rPr>
              <w:t>.</w:t>
            </w:r>
            <w:bookmarkEnd w:id="606"/>
          </w:p>
          <w:p w14:paraId="69F36C9F" w14:textId="77777777" w:rsidR="00A60CC0" w:rsidRDefault="00A60CC0">
            <w:pPr>
              <w:ind w:left="0" w:hanging="2"/>
              <w:rPr>
                <w:rFonts w:ascii="Times New Roman" w:eastAsia="Times New Roman" w:hAnsi="Times New Roman" w:cs="Times New Roman"/>
                <w:sz w:val="22"/>
                <w:szCs w:val="22"/>
              </w:rPr>
            </w:pPr>
          </w:p>
        </w:tc>
      </w:tr>
    </w:tbl>
    <w:p w14:paraId="67844223" w14:textId="77777777" w:rsidR="00A60CC0" w:rsidRDefault="00A60CC0">
      <w:pPr>
        <w:ind w:left="0" w:hanging="2"/>
      </w:pPr>
    </w:p>
    <w:p w14:paraId="222E1318" w14:textId="77777777" w:rsidR="00F70A44" w:rsidRDefault="00F70A44">
      <w:pPr>
        <w:pStyle w:val="Heading3"/>
        <w:ind w:left="0" w:hanging="2"/>
      </w:pPr>
      <w:bookmarkStart w:id="607" w:name="_heading=h.t9u3khsn1vh9" w:colFirst="0" w:colLast="0"/>
      <w:bookmarkEnd w:id="607"/>
    </w:p>
    <w:p w14:paraId="67EA8924" w14:textId="77777777" w:rsidR="00F70A44" w:rsidRDefault="00F70A44" w:rsidP="00F70A44">
      <w:pPr>
        <w:pStyle w:val="Heading3"/>
        <w:ind w:leftChars="0" w:left="0" w:firstLineChars="0" w:firstLine="0"/>
      </w:pPr>
    </w:p>
    <w:p w14:paraId="4F3DE5C4" w14:textId="77777777" w:rsidR="00F70A44" w:rsidRDefault="00F70A44" w:rsidP="00F70A44">
      <w:pPr>
        <w:ind w:left="0" w:hanging="2"/>
      </w:pPr>
    </w:p>
    <w:p w14:paraId="01402849" w14:textId="77777777" w:rsidR="00F70A44" w:rsidRDefault="00F70A44" w:rsidP="00F70A44">
      <w:pPr>
        <w:ind w:left="0" w:hanging="2"/>
      </w:pPr>
    </w:p>
    <w:p w14:paraId="269D7EE8" w14:textId="77777777" w:rsidR="00F70A44" w:rsidRDefault="00F70A44" w:rsidP="00F70A44">
      <w:pPr>
        <w:ind w:left="0" w:hanging="2"/>
      </w:pPr>
    </w:p>
    <w:p w14:paraId="2281E8E9" w14:textId="77777777" w:rsidR="00F70A44" w:rsidRDefault="00F70A44" w:rsidP="00F70A44">
      <w:pPr>
        <w:ind w:left="0" w:hanging="2"/>
      </w:pPr>
    </w:p>
    <w:p w14:paraId="28FD1F20" w14:textId="77777777" w:rsidR="00F70A44" w:rsidRDefault="00F70A44" w:rsidP="00F70A44">
      <w:pPr>
        <w:ind w:left="0" w:hanging="2"/>
      </w:pPr>
    </w:p>
    <w:p w14:paraId="3ED3ECD5" w14:textId="77777777" w:rsidR="00F70A44" w:rsidRDefault="00F70A44" w:rsidP="00F70A44">
      <w:pPr>
        <w:ind w:left="0" w:hanging="2"/>
      </w:pPr>
    </w:p>
    <w:p w14:paraId="7EC3C12A" w14:textId="77777777" w:rsidR="00F70A44" w:rsidRDefault="00F70A44" w:rsidP="00F70A44">
      <w:pPr>
        <w:ind w:left="0" w:hanging="2"/>
      </w:pPr>
    </w:p>
    <w:p w14:paraId="5B63BDC0" w14:textId="77777777" w:rsidR="00F70A44" w:rsidRPr="00F70A44" w:rsidRDefault="00F70A44" w:rsidP="00F70A44">
      <w:pPr>
        <w:ind w:left="0" w:hanging="2"/>
      </w:pPr>
    </w:p>
    <w:p w14:paraId="2F9EAA2C" w14:textId="77777777" w:rsidR="00F70A44" w:rsidRPr="00F70A44" w:rsidRDefault="00F70A44" w:rsidP="00F70A44">
      <w:pPr>
        <w:ind w:left="0" w:hanging="2"/>
      </w:pPr>
    </w:p>
    <w:p w14:paraId="57EA2090" w14:textId="18A0B272" w:rsidR="00A60CC0" w:rsidRDefault="00000000">
      <w:pPr>
        <w:pStyle w:val="Heading3"/>
        <w:ind w:left="0" w:hanging="2"/>
      </w:pPr>
      <w:bookmarkStart w:id="608" w:name="_Toc131272446"/>
      <w:r>
        <w:t>Use Case 11</w:t>
      </w:r>
      <w:bookmarkEnd w:id="608"/>
    </w:p>
    <w:p w14:paraId="4BF02B13" w14:textId="77777777" w:rsidR="00A60CC0" w:rsidRDefault="00A60CC0">
      <w:pPr>
        <w:ind w:left="0" w:hanging="2"/>
      </w:pPr>
    </w:p>
    <w:tbl>
      <w:tblPr>
        <w:tblStyle w:val="ae"/>
        <w:tblW w:w="10092" w:type="dxa"/>
        <w:tblInd w:w="-108" w:type="dxa"/>
        <w:tblBorders>
          <w:top w:val="nil"/>
          <w:left w:val="nil"/>
          <w:bottom w:val="nil"/>
          <w:right w:val="nil"/>
          <w:insideH w:val="single" w:sz="4" w:space="0" w:color="31849B"/>
          <w:insideV w:val="single" w:sz="4" w:space="0" w:color="31849B"/>
        </w:tblBorders>
        <w:tblLayout w:type="fixed"/>
        <w:tblLook w:val="0000" w:firstRow="0" w:lastRow="0" w:firstColumn="0" w:lastColumn="0" w:noHBand="0" w:noVBand="0"/>
      </w:tblPr>
      <w:tblGrid>
        <w:gridCol w:w="2329"/>
        <w:gridCol w:w="7763"/>
      </w:tblGrid>
      <w:tr w:rsidR="00A60CC0" w14:paraId="5421E8A1" w14:textId="77777777">
        <w:tc>
          <w:tcPr>
            <w:tcW w:w="2329" w:type="dxa"/>
            <w:shd w:val="clear" w:color="auto" w:fill="31849B"/>
          </w:tcPr>
          <w:p w14:paraId="57B14DEB" w14:textId="77777777" w:rsidR="00A60CC0" w:rsidRDefault="00000000">
            <w:pPr>
              <w:ind w:left="0" w:hanging="2"/>
              <w:rPr>
                <w:color w:val="FFFFFF"/>
              </w:rPr>
            </w:pPr>
            <w:bookmarkStart w:id="609" w:name="_Toc131272447"/>
            <w:r>
              <w:rPr>
                <w:b/>
                <w:color w:val="FFFFFF"/>
              </w:rPr>
              <w:t>Use Case Number:</w:t>
            </w:r>
            <w:bookmarkEnd w:id="609"/>
          </w:p>
        </w:tc>
        <w:tc>
          <w:tcPr>
            <w:tcW w:w="7763" w:type="dxa"/>
            <w:shd w:val="clear" w:color="auto" w:fill="31849B"/>
          </w:tcPr>
          <w:p w14:paraId="48071E4A" w14:textId="77777777" w:rsidR="00A60CC0" w:rsidRDefault="00000000">
            <w:pPr>
              <w:ind w:left="0" w:hanging="2"/>
              <w:rPr>
                <w:color w:val="FFFFFF"/>
              </w:rPr>
            </w:pPr>
            <w:bookmarkStart w:id="610" w:name="_Toc131272448"/>
            <w:r>
              <w:rPr>
                <w:color w:val="FFFFFF"/>
              </w:rPr>
              <w:t>UC-11</w:t>
            </w:r>
            <w:bookmarkEnd w:id="610"/>
          </w:p>
        </w:tc>
      </w:tr>
      <w:tr w:rsidR="00A60CC0" w14:paraId="2550D5AD" w14:textId="77777777">
        <w:trPr>
          <w:trHeight w:val="74"/>
        </w:trPr>
        <w:tc>
          <w:tcPr>
            <w:tcW w:w="2329" w:type="dxa"/>
          </w:tcPr>
          <w:p w14:paraId="33E649F9" w14:textId="77777777" w:rsidR="00A60CC0" w:rsidRDefault="00000000">
            <w:pPr>
              <w:ind w:left="0" w:hanging="2"/>
            </w:pPr>
            <w:bookmarkStart w:id="611" w:name="_Toc131272449"/>
            <w:r>
              <w:rPr>
                <w:b/>
              </w:rPr>
              <w:t>Use Case Name:</w:t>
            </w:r>
            <w:bookmarkEnd w:id="611"/>
          </w:p>
        </w:tc>
        <w:tc>
          <w:tcPr>
            <w:tcW w:w="7763" w:type="dxa"/>
          </w:tcPr>
          <w:p w14:paraId="24B09500" w14:textId="77777777" w:rsidR="00A60CC0" w:rsidRDefault="00000000">
            <w:pPr>
              <w:ind w:left="0" w:hanging="2"/>
            </w:pPr>
            <w:bookmarkStart w:id="612" w:name="_Toc131272450"/>
            <w:r>
              <w:rPr>
                <w:rFonts w:ascii="Times New Roman" w:eastAsia="Times New Roman" w:hAnsi="Times New Roman" w:cs="Times New Roman"/>
                <w:sz w:val="22"/>
                <w:szCs w:val="22"/>
              </w:rPr>
              <w:t>Manage parking rates</w:t>
            </w:r>
            <w:bookmarkEnd w:id="612"/>
          </w:p>
        </w:tc>
      </w:tr>
      <w:tr w:rsidR="00A60CC0" w14:paraId="4413B53A" w14:textId="77777777">
        <w:trPr>
          <w:trHeight w:val="74"/>
        </w:trPr>
        <w:tc>
          <w:tcPr>
            <w:tcW w:w="2329" w:type="dxa"/>
          </w:tcPr>
          <w:p w14:paraId="29221BED" w14:textId="77777777" w:rsidR="00A60CC0" w:rsidRDefault="00000000">
            <w:pPr>
              <w:ind w:left="0" w:hanging="2"/>
              <w:rPr>
                <w:rFonts w:ascii="Times New Roman" w:eastAsia="Times New Roman" w:hAnsi="Times New Roman" w:cs="Times New Roman"/>
                <w:sz w:val="22"/>
                <w:szCs w:val="22"/>
              </w:rPr>
            </w:pPr>
            <w:bookmarkStart w:id="613" w:name="_Toc131272451"/>
            <w:r>
              <w:rPr>
                <w:rFonts w:ascii="Times New Roman" w:eastAsia="Times New Roman" w:hAnsi="Times New Roman" w:cs="Times New Roman"/>
                <w:b/>
                <w:sz w:val="22"/>
                <w:szCs w:val="22"/>
              </w:rPr>
              <w:t>Actor(s):</w:t>
            </w:r>
            <w:bookmarkEnd w:id="613"/>
          </w:p>
        </w:tc>
        <w:tc>
          <w:tcPr>
            <w:tcW w:w="7763" w:type="dxa"/>
          </w:tcPr>
          <w:p w14:paraId="1C9610EA" w14:textId="77777777" w:rsidR="00A60CC0" w:rsidRDefault="00000000">
            <w:pPr>
              <w:ind w:left="0" w:hanging="2"/>
              <w:rPr>
                <w:rFonts w:ascii="Times New Roman" w:eastAsia="Times New Roman" w:hAnsi="Times New Roman" w:cs="Times New Roman"/>
                <w:sz w:val="22"/>
                <w:szCs w:val="22"/>
              </w:rPr>
            </w:pPr>
            <w:bookmarkStart w:id="614" w:name="_Toc131272452"/>
            <w:r>
              <w:rPr>
                <w:rFonts w:ascii="Times New Roman" w:eastAsia="Times New Roman" w:hAnsi="Times New Roman" w:cs="Times New Roman"/>
                <w:sz w:val="22"/>
                <w:szCs w:val="22"/>
              </w:rPr>
              <w:t>System admin</w:t>
            </w:r>
            <w:bookmarkEnd w:id="614"/>
          </w:p>
        </w:tc>
      </w:tr>
      <w:tr w:rsidR="00A60CC0" w14:paraId="4A08EAA1" w14:textId="77777777">
        <w:trPr>
          <w:trHeight w:val="74"/>
        </w:trPr>
        <w:tc>
          <w:tcPr>
            <w:tcW w:w="2329" w:type="dxa"/>
          </w:tcPr>
          <w:p w14:paraId="431C5234" w14:textId="77777777" w:rsidR="00A60CC0" w:rsidRDefault="00000000">
            <w:pPr>
              <w:ind w:left="0" w:hanging="2"/>
              <w:rPr>
                <w:rFonts w:ascii="Times New Roman" w:eastAsia="Times New Roman" w:hAnsi="Times New Roman" w:cs="Times New Roman"/>
                <w:sz w:val="22"/>
                <w:szCs w:val="22"/>
              </w:rPr>
            </w:pPr>
            <w:bookmarkStart w:id="615" w:name="_Toc131272453"/>
            <w:r>
              <w:rPr>
                <w:rFonts w:ascii="Times New Roman" w:eastAsia="Times New Roman" w:hAnsi="Times New Roman" w:cs="Times New Roman"/>
                <w:b/>
                <w:sz w:val="22"/>
                <w:szCs w:val="22"/>
              </w:rPr>
              <w:t>Description:</w:t>
            </w:r>
            <w:bookmarkEnd w:id="615"/>
          </w:p>
        </w:tc>
        <w:tc>
          <w:tcPr>
            <w:tcW w:w="7763" w:type="dxa"/>
          </w:tcPr>
          <w:p w14:paraId="308A7074" w14:textId="77777777" w:rsidR="00A60CC0" w:rsidRDefault="00000000">
            <w:pPr>
              <w:ind w:left="0" w:hanging="2"/>
              <w:rPr>
                <w:rFonts w:ascii="Times New Roman" w:eastAsia="Times New Roman" w:hAnsi="Times New Roman" w:cs="Times New Roman"/>
                <w:sz w:val="22"/>
                <w:szCs w:val="22"/>
              </w:rPr>
            </w:pPr>
            <w:bookmarkStart w:id="616" w:name="_Toc131272454"/>
            <w:r>
              <w:rPr>
                <w:rFonts w:ascii="Times New Roman" w:eastAsia="Times New Roman" w:hAnsi="Times New Roman" w:cs="Times New Roman"/>
                <w:sz w:val="22"/>
                <w:szCs w:val="22"/>
              </w:rPr>
              <w:t>System administrators should manage the parking fees charged to drivers for parking in the parking lot.</w:t>
            </w:r>
            <w:bookmarkEnd w:id="616"/>
          </w:p>
        </w:tc>
      </w:tr>
      <w:tr w:rsidR="00A60CC0" w14:paraId="49394BDA" w14:textId="77777777">
        <w:trPr>
          <w:trHeight w:val="74"/>
        </w:trPr>
        <w:tc>
          <w:tcPr>
            <w:tcW w:w="2329" w:type="dxa"/>
          </w:tcPr>
          <w:p w14:paraId="531E102F" w14:textId="77777777" w:rsidR="00A60CC0" w:rsidRDefault="00000000">
            <w:pPr>
              <w:ind w:left="0" w:hanging="2"/>
              <w:rPr>
                <w:rFonts w:ascii="Times New Roman" w:eastAsia="Times New Roman" w:hAnsi="Times New Roman" w:cs="Times New Roman"/>
                <w:sz w:val="22"/>
                <w:szCs w:val="22"/>
              </w:rPr>
            </w:pPr>
            <w:bookmarkStart w:id="617" w:name="_Toc131272455"/>
            <w:r>
              <w:rPr>
                <w:rFonts w:ascii="Times New Roman" w:eastAsia="Times New Roman" w:hAnsi="Times New Roman" w:cs="Times New Roman"/>
                <w:b/>
                <w:sz w:val="22"/>
                <w:szCs w:val="22"/>
              </w:rPr>
              <w:t>Priority (Release)</w:t>
            </w:r>
            <w:bookmarkEnd w:id="617"/>
          </w:p>
        </w:tc>
        <w:tc>
          <w:tcPr>
            <w:tcW w:w="7763" w:type="dxa"/>
          </w:tcPr>
          <w:p w14:paraId="435FB1EB" w14:textId="77777777" w:rsidR="00A60CC0" w:rsidRDefault="00000000">
            <w:pPr>
              <w:ind w:left="0" w:hanging="2"/>
              <w:rPr>
                <w:rFonts w:ascii="Times New Roman" w:eastAsia="Times New Roman" w:hAnsi="Times New Roman" w:cs="Times New Roman"/>
                <w:sz w:val="22"/>
                <w:szCs w:val="22"/>
              </w:rPr>
            </w:pPr>
            <w:bookmarkStart w:id="618" w:name="_Toc131272456"/>
            <w:r>
              <w:rPr>
                <w:rFonts w:ascii="Times New Roman" w:eastAsia="Times New Roman" w:hAnsi="Times New Roman" w:cs="Times New Roman"/>
                <w:sz w:val="22"/>
                <w:szCs w:val="22"/>
              </w:rPr>
              <w:t>R2</w:t>
            </w:r>
            <w:bookmarkEnd w:id="618"/>
          </w:p>
        </w:tc>
      </w:tr>
      <w:tr w:rsidR="00A60CC0" w14:paraId="1C5F80FB" w14:textId="77777777">
        <w:trPr>
          <w:trHeight w:val="74"/>
        </w:trPr>
        <w:tc>
          <w:tcPr>
            <w:tcW w:w="2329" w:type="dxa"/>
          </w:tcPr>
          <w:p w14:paraId="361FCEFA" w14:textId="77777777" w:rsidR="00A60CC0" w:rsidRDefault="00000000">
            <w:pPr>
              <w:ind w:left="0" w:hanging="2"/>
              <w:rPr>
                <w:rFonts w:ascii="Times New Roman" w:eastAsia="Times New Roman" w:hAnsi="Times New Roman" w:cs="Times New Roman"/>
                <w:sz w:val="22"/>
                <w:szCs w:val="22"/>
              </w:rPr>
            </w:pPr>
            <w:bookmarkStart w:id="619" w:name="_Toc131272457"/>
            <w:r>
              <w:rPr>
                <w:rFonts w:ascii="Times New Roman" w:eastAsia="Times New Roman" w:hAnsi="Times New Roman" w:cs="Times New Roman"/>
                <w:b/>
                <w:sz w:val="22"/>
                <w:szCs w:val="22"/>
              </w:rPr>
              <w:t>Trigger:</w:t>
            </w:r>
            <w:bookmarkEnd w:id="619"/>
          </w:p>
        </w:tc>
        <w:tc>
          <w:tcPr>
            <w:tcW w:w="7763" w:type="dxa"/>
          </w:tcPr>
          <w:p w14:paraId="7D540C0E" w14:textId="77777777" w:rsidR="00A60CC0" w:rsidRDefault="00000000">
            <w:pPr>
              <w:ind w:left="0" w:hanging="2"/>
              <w:rPr>
                <w:rFonts w:ascii="Times New Roman" w:eastAsia="Times New Roman" w:hAnsi="Times New Roman" w:cs="Times New Roman"/>
                <w:sz w:val="22"/>
                <w:szCs w:val="22"/>
              </w:rPr>
            </w:pPr>
            <w:bookmarkStart w:id="620" w:name="_Toc131272458"/>
            <w:r>
              <w:rPr>
                <w:rFonts w:ascii="Times New Roman" w:eastAsia="Times New Roman" w:hAnsi="Times New Roman" w:cs="Times New Roman"/>
                <w:sz w:val="22"/>
                <w:szCs w:val="22"/>
              </w:rPr>
              <w:t>External - Changes in operating costs, competition, and demand require a change in the parking fees charged to drivers.</w:t>
            </w:r>
            <w:bookmarkEnd w:id="620"/>
            <w:r>
              <w:rPr>
                <w:rFonts w:ascii="Times New Roman" w:eastAsia="Times New Roman" w:hAnsi="Times New Roman" w:cs="Times New Roman"/>
                <w:sz w:val="22"/>
                <w:szCs w:val="22"/>
              </w:rPr>
              <w:t xml:space="preserve"> </w:t>
            </w:r>
          </w:p>
        </w:tc>
      </w:tr>
      <w:tr w:rsidR="00A60CC0" w14:paraId="7E0363E0" w14:textId="77777777">
        <w:trPr>
          <w:trHeight w:val="74"/>
        </w:trPr>
        <w:tc>
          <w:tcPr>
            <w:tcW w:w="2329" w:type="dxa"/>
          </w:tcPr>
          <w:p w14:paraId="16E3D575" w14:textId="77777777" w:rsidR="00A60CC0" w:rsidRDefault="00000000">
            <w:pPr>
              <w:ind w:left="0" w:hanging="2"/>
              <w:rPr>
                <w:rFonts w:ascii="Times New Roman" w:eastAsia="Times New Roman" w:hAnsi="Times New Roman" w:cs="Times New Roman"/>
                <w:sz w:val="22"/>
                <w:szCs w:val="22"/>
              </w:rPr>
            </w:pPr>
            <w:bookmarkStart w:id="621" w:name="_Toc131272459"/>
            <w:r>
              <w:rPr>
                <w:rFonts w:ascii="Times New Roman" w:eastAsia="Times New Roman" w:hAnsi="Times New Roman" w:cs="Times New Roman"/>
                <w:b/>
                <w:sz w:val="22"/>
                <w:szCs w:val="22"/>
              </w:rPr>
              <w:t>Pre-condition(s):</w:t>
            </w:r>
            <w:bookmarkEnd w:id="621"/>
          </w:p>
        </w:tc>
        <w:tc>
          <w:tcPr>
            <w:tcW w:w="7763" w:type="dxa"/>
          </w:tcPr>
          <w:p w14:paraId="3D80ACCA" w14:textId="77777777" w:rsidR="00A60CC0" w:rsidRDefault="00000000">
            <w:pPr>
              <w:numPr>
                <w:ilvl w:val="0"/>
                <w:numId w:val="27"/>
              </w:numPr>
              <w:ind w:left="0" w:hanging="2"/>
              <w:rPr>
                <w:rFonts w:ascii="Times New Roman" w:eastAsia="Times New Roman" w:hAnsi="Times New Roman" w:cs="Times New Roman"/>
                <w:sz w:val="22"/>
                <w:szCs w:val="22"/>
              </w:rPr>
            </w:pPr>
            <w:bookmarkStart w:id="622" w:name="_Toc131272460"/>
            <w:r>
              <w:rPr>
                <w:rFonts w:ascii="Times New Roman" w:eastAsia="Times New Roman" w:hAnsi="Times New Roman" w:cs="Times New Roman"/>
                <w:sz w:val="22"/>
                <w:szCs w:val="22"/>
              </w:rPr>
              <w:t>The system admin must have access to the system with the necessary permissions to manage parking rates.</w:t>
            </w:r>
            <w:bookmarkEnd w:id="622"/>
          </w:p>
          <w:p w14:paraId="0C719F92" w14:textId="59CD7D34" w:rsidR="00A60CC0" w:rsidRDefault="00000000">
            <w:pPr>
              <w:numPr>
                <w:ilvl w:val="0"/>
                <w:numId w:val="27"/>
              </w:numPr>
              <w:ind w:left="0" w:hanging="2"/>
              <w:rPr>
                <w:rFonts w:ascii="Times New Roman" w:eastAsia="Times New Roman" w:hAnsi="Times New Roman" w:cs="Times New Roman"/>
                <w:sz w:val="22"/>
                <w:szCs w:val="22"/>
              </w:rPr>
            </w:pPr>
            <w:bookmarkStart w:id="623" w:name="_Toc131272461"/>
            <w:r>
              <w:rPr>
                <w:rFonts w:ascii="Times New Roman" w:eastAsia="Times New Roman" w:hAnsi="Times New Roman" w:cs="Times New Roman"/>
                <w:sz w:val="22"/>
                <w:szCs w:val="22"/>
              </w:rPr>
              <w:t xml:space="preserve">The parking lot sensors must be functional and accurately </w:t>
            </w:r>
            <w:r w:rsidR="00CB3D62">
              <w:rPr>
                <w:rFonts w:ascii="Times New Roman" w:eastAsia="Times New Roman" w:hAnsi="Times New Roman" w:cs="Times New Roman"/>
                <w:sz w:val="22"/>
                <w:szCs w:val="22"/>
              </w:rPr>
              <w:t>track</w:t>
            </w:r>
            <w:r>
              <w:rPr>
                <w:rFonts w:ascii="Times New Roman" w:eastAsia="Times New Roman" w:hAnsi="Times New Roman" w:cs="Times New Roman"/>
                <w:sz w:val="22"/>
                <w:szCs w:val="22"/>
              </w:rPr>
              <w:t xml:space="preserve"> the time parked by drivers.</w:t>
            </w:r>
            <w:bookmarkEnd w:id="623"/>
          </w:p>
        </w:tc>
      </w:tr>
      <w:tr w:rsidR="00A60CC0" w14:paraId="631CE77E" w14:textId="77777777">
        <w:trPr>
          <w:trHeight w:val="74"/>
        </w:trPr>
        <w:tc>
          <w:tcPr>
            <w:tcW w:w="2329" w:type="dxa"/>
          </w:tcPr>
          <w:p w14:paraId="631B7F49" w14:textId="77777777" w:rsidR="00A60CC0" w:rsidRDefault="00000000">
            <w:pPr>
              <w:ind w:left="0" w:hanging="2"/>
              <w:rPr>
                <w:rFonts w:ascii="Times New Roman" w:eastAsia="Times New Roman" w:hAnsi="Times New Roman" w:cs="Times New Roman"/>
                <w:sz w:val="22"/>
                <w:szCs w:val="22"/>
              </w:rPr>
            </w:pPr>
            <w:bookmarkStart w:id="624" w:name="_Toc131272462"/>
            <w:r>
              <w:rPr>
                <w:rFonts w:ascii="Times New Roman" w:eastAsia="Times New Roman" w:hAnsi="Times New Roman" w:cs="Times New Roman"/>
                <w:b/>
                <w:sz w:val="22"/>
                <w:szCs w:val="22"/>
              </w:rPr>
              <w:t>Main (Success) Flow:</w:t>
            </w:r>
            <w:bookmarkEnd w:id="624"/>
          </w:p>
        </w:tc>
        <w:tc>
          <w:tcPr>
            <w:tcW w:w="7763" w:type="dxa"/>
          </w:tcPr>
          <w:p w14:paraId="30EEF78D" w14:textId="77777777" w:rsidR="00A60CC0" w:rsidRDefault="00000000">
            <w:pPr>
              <w:numPr>
                <w:ilvl w:val="0"/>
                <w:numId w:val="48"/>
              </w:numPr>
              <w:ind w:left="0" w:hanging="2"/>
              <w:rPr>
                <w:rFonts w:ascii="Times New Roman" w:eastAsia="Times New Roman" w:hAnsi="Times New Roman" w:cs="Times New Roman"/>
                <w:sz w:val="22"/>
                <w:szCs w:val="22"/>
              </w:rPr>
            </w:pPr>
            <w:bookmarkStart w:id="625" w:name="_Toc131272463"/>
            <w:r>
              <w:rPr>
                <w:rFonts w:ascii="Times New Roman" w:eastAsia="Times New Roman" w:hAnsi="Times New Roman" w:cs="Times New Roman"/>
                <w:sz w:val="22"/>
                <w:szCs w:val="22"/>
              </w:rPr>
              <w:t>The system admin navigates to the "Manage Parking Rates" section of the system.</w:t>
            </w:r>
            <w:bookmarkEnd w:id="625"/>
          </w:p>
          <w:p w14:paraId="5A9BA281" w14:textId="77777777" w:rsidR="00A60CC0" w:rsidRDefault="00000000">
            <w:pPr>
              <w:numPr>
                <w:ilvl w:val="0"/>
                <w:numId w:val="48"/>
              </w:numPr>
              <w:ind w:left="0" w:hanging="2"/>
              <w:rPr>
                <w:rFonts w:ascii="Times New Roman" w:eastAsia="Times New Roman" w:hAnsi="Times New Roman" w:cs="Times New Roman"/>
                <w:sz w:val="22"/>
                <w:szCs w:val="22"/>
              </w:rPr>
            </w:pPr>
            <w:bookmarkStart w:id="626" w:name="_Toc131272464"/>
            <w:r>
              <w:rPr>
                <w:rFonts w:ascii="Times New Roman" w:eastAsia="Times New Roman" w:hAnsi="Times New Roman" w:cs="Times New Roman"/>
                <w:sz w:val="22"/>
                <w:szCs w:val="22"/>
              </w:rPr>
              <w:t>The system displays the current parking rates and options for editing them.</w:t>
            </w:r>
            <w:bookmarkEnd w:id="626"/>
          </w:p>
          <w:p w14:paraId="1FB6173E" w14:textId="77777777" w:rsidR="00A60CC0" w:rsidRDefault="00000000">
            <w:pPr>
              <w:numPr>
                <w:ilvl w:val="0"/>
                <w:numId w:val="48"/>
              </w:numPr>
              <w:ind w:left="0" w:hanging="2"/>
              <w:rPr>
                <w:rFonts w:ascii="Times New Roman" w:eastAsia="Times New Roman" w:hAnsi="Times New Roman" w:cs="Times New Roman"/>
                <w:sz w:val="22"/>
                <w:szCs w:val="22"/>
              </w:rPr>
            </w:pPr>
            <w:bookmarkStart w:id="627" w:name="_Toc131272465"/>
            <w:r>
              <w:rPr>
                <w:rFonts w:ascii="Times New Roman" w:eastAsia="Times New Roman" w:hAnsi="Times New Roman" w:cs="Times New Roman"/>
                <w:sz w:val="22"/>
                <w:szCs w:val="22"/>
              </w:rPr>
              <w:t>The system admin selects the option to edit the parking rates.</w:t>
            </w:r>
            <w:bookmarkEnd w:id="627"/>
          </w:p>
          <w:p w14:paraId="27A659FA" w14:textId="77777777" w:rsidR="00A60CC0" w:rsidRDefault="00000000">
            <w:pPr>
              <w:numPr>
                <w:ilvl w:val="0"/>
                <w:numId w:val="48"/>
              </w:numPr>
              <w:ind w:left="0" w:hanging="2"/>
              <w:rPr>
                <w:rFonts w:ascii="Times New Roman" w:eastAsia="Times New Roman" w:hAnsi="Times New Roman" w:cs="Times New Roman"/>
                <w:sz w:val="22"/>
                <w:szCs w:val="22"/>
              </w:rPr>
            </w:pPr>
            <w:bookmarkStart w:id="628" w:name="_Toc131272466"/>
            <w:r>
              <w:rPr>
                <w:rFonts w:ascii="Times New Roman" w:eastAsia="Times New Roman" w:hAnsi="Times New Roman" w:cs="Times New Roman"/>
                <w:sz w:val="22"/>
                <w:szCs w:val="22"/>
              </w:rPr>
              <w:t>The system displays a form for editing the parking rates, including options for setting hourly, daily, and monthly rates.</w:t>
            </w:r>
            <w:bookmarkEnd w:id="628"/>
          </w:p>
          <w:p w14:paraId="33D684FE" w14:textId="77777777" w:rsidR="00A60CC0" w:rsidRDefault="00000000">
            <w:pPr>
              <w:numPr>
                <w:ilvl w:val="0"/>
                <w:numId w:val="48"/>
              </w:numPr>
              <w:ind w:left="0" w:hanging="2"/>
              <w:rPr>
                <w:rFonts w:ascii="Times New Roman" w:eastAsia="Times New Roman" w:hAnsi="Times New Roman" w:cs="Times New Roman"/>
                <w:sz w:val="22"/>
                <w:szCs w:val="22"/>
              </w:rPr>
            </w:pPr>
            <w:bookmarkStart w:id="629" w:name="_Toc131272467"/>
            <w:r>
              <w:rPr>
                <w:rFonts w:ascii="Times New Roman" w:eastAsia="Times New Roman" w:hAnsi="Times New Roman" w:cs="Times New Roman"/>
                <w:sz w:val="22"/>
                <w:szCs w:val="22"/>
              </w:rPr>
              <w:t>The system admin enters the new rates and submits the form.</w:t>
            </w:r>
            <w:bookmarkEnd w:id="629"/>
          </w:p>
          <w:p w14:paraId="47B8CE74" w14:textId="77777777" w:rsidR="00A60CC0" w:rsidRDefault="00000000">
            <w:pPr>
              <w:numPr>
                <w:ilvl w:val="0"/>
                <w:numId w:val="48"/>
              </w:numPr>
              <w:ind w:left="0" w:hanging="2"/>
              <w:rPr>
                <w:rFonts w:ascii="Times New Roman" w:eastAsia="Times New Roman" w:hAnsi="Times New Roman" w:cs="Times New Roman"/>
                <w:sz w:val="22"/>
                <w:szCs w:val="22"/>
              </w:rPr>
            </w:pPr>
            <w:bookmarkStart w:id="630" w:name="_Toc131272468"/>
            <w:r>
              <w:rPr>
                <w:rFonts w:ascii="Times New Roman" w:eastAsia="Times New Roman" w:hAnsi="Times New Roman" w:cs="Times New Roman"/>
                <w:sz w:val="22"/>
                <w:szCs w:val="22"/>
              </w:rPr>
              <w:t>The system updates the parking rates for all drivers and stores the changes in the database.</w:t>
            </w:r>
            <w:bookmarkEnd w:id="630"/>
          </w:p>
          <w:p w14:paraId="17D50B3D" w14:textId="77777777" w:rsidR="00A60CC0" w:rsidRDefault="00000000">
            <w:pPr>
              <w:numPr>
                <w:ilvl w:val="0"/>
                <w:numId w:val="48"/>
              </w:numPr>
              <w:ind w:left="0" w:hanging="2"/>
              <w:rPr>
                <w:rFonts w:ascii="Times New Roman" w:eastAsia="Times New Roman" w:hAnsi="Times New Roman" w:cs="Times New Roman"/>
                <w:sz w:val="22"/>
                <w:szCs w:val="22"/>
              </w:rPr>
            </w:pPr>
            <w:bookmarkStart w:id="631" w:name="_Toc131272469"/>
            <w:r>
              <w:rPr>
                <w:rFonts w:ascii="Times New Roman" w:eastAsia="Times New Roman" w:hAnsi="Times New Roman" w:cs="Times New Roman"/>
                <w:sz w:val="22"/>
                <w:szCs w:val="22"/>
              </w:rPr>
              <w:t>The system displays a confirmation message to the system admin indicating that the changes have been successfully saved.</w:t>
            </w:r>
            <w:bookmarkEnd w:id="631"/>
          </w:p>
        </w:tc>
      </w:tr>
      <w:tr w:rsidR="00A60CC0" w14:paraId="34592BDB" w14:textId="77777777">
        <w:trPr>
          <w:trHeight w:val="74"/>
        </w:trPr>
        <w:tc>
          <w:tcPr>
            <w:tcW w:w="2329" w:type="dxa"/>
          </w:tcPr>
          <w:p w14:paraId="66E9BFC9" w14:textId="77777777" w:rsidR="00A60CC0" w:rsidRDefault="00000000">
            <w:pPr>
              <w:ind w:left="0" w:hanging="2"/>
              <w:rPr>
                <w:rFonts w:ascii="Times New Roman" w:eastAsia="Times New Roman" w:hAnsi="Times New Roman" w:cs="Times New Roman"/>
                <w:sz w:val="22"/>
                <w:szCs w:val="22"/>
              </w:rPr>
            </w:pPr>
            <w:bookmarkStart w:id="632" w:name="_Toc131272470"/>
            <w:r>
              <w:rPr>
                <w:rFonts w:ascii="Times New Roman" w:eastAsia="Times New Roman" w:hAnsi="Times New Roman" w:cs="Times New Roman"/>
                <w:b/>
                <w:sz w:val="22"/>
                <w:szCs w:val="22"/>
              </w:rPr>
              <w:t>Alternate Flows:</w:t>
            </w:r>
            <w:bookmarkEnd w:id="632"/>
          </w:p>
        </w:tc>
        <w:tc>
          <w:tcPr>
            <w:tcW w:w="7763" w:type="dxa"/>
          </w:tcPr>
          <w:p w14:paraId="306F7B41" w14:textId="77777777" w:rsidR="00A60CC0" w:rsidRDefault="00000000">
            <w:pPr>
              <w:ind w:left="0" w:hanging="2"/>
              <w:rPr>
                <w:rFonts w:ascii="Times New Roman" w:eastAsia="Times New Roman" w:hAnsi="Times New Roman" w:cs="Times New Roman"/>
                <w:sz w:val="22"/>
                <w:szCs w:val="22"/>
              </w:rPr>
            </w:pPr>
            <w:bookmarkStart w:id="633" w:name="_Toc131272471"/>
            <w:r>
              <w:rPr>
                <w:rFonts w:ascii="Times New Roman" w:eastAsia="Times New Roman" w:hAnsi="Times New Roman" w:cs="Times New Roman"/>
                <w:sz w:val="22"/>
                <w:szCs w:val="22"/>
              </w:rPr>
              <w:t>Alternate Flow #1: System admin enters invalid inputs. The following steps occur:</w:t>
            </w:r>
            <w:bookmarkEnd w:id="633"/>
          </w:p>
          <w:p w14:paraId="3FD84268" w14:textId="77777777" w:rsidR="00A60CC0" w:rsidRDefault="00000000">
            <w:pPr>
              <w:numPr>
                <w:ilvl w:val="0"/>
                <w:numId w:val="24"/>
              </w:numPr>
              <w:ind w:left="0" w:hanging="2"/>
              <w:rPr>
                <w:rFonts w:ascii="Times New Roman" w:eastAsia="Times New Roman" w:hAnsi="Times New Roman" w:cs="Times New Roman"/>
                <w:sz w:val="22"/>
                <w:szCs w:val="22"/>
              </w:rPr>
            </w:pPr>
            <w:bookmarkStart w:id="634" w:name="_Toc131272472"/>
            <w:r>
              <w:rPr>
                <w:rFonts w:ascii="Times New Roman" w:eastAsia="Times New Roman" w:hAnsi="Times New Roman" w:cs="Times New Roman"/>
                <w:sz w:val="22"/>
                <w:szCs w:val="22"/>
              </w:rPr>
              <w:t>If the system admin enters invalid inputs into the form, such as non-numeric values, the system displays an error message indicating the invalid input.</w:t>
            </w:r>
            <w:bookmarkEnd w:id="634"/>
          </w:p>
          <w:p w14:paraId="667868CB" w14:textId="77777777" w:rsidR="00A60CC0" w:rsidRDefault="00000000">
            <w:pPr>
              <w:numPr>
                <w:ilvl w:val="0"/>
                <w:numId w:val="24"/>
              </w:numPr>
              <w:ind w:left="0" w:hanging="2"/>
              <w:rPr>
                <w:rFonts w:ascii="Times New Roman" w:eastAsia="Times New Roman" w:hAnsi="Times New Roman" w:cs="Times New Roman"/>
                <w:sz w:val="22"/>
                <w:szCs w:val="22"/>
              </w:rPr>
            </w:pPr>
            <w:bookmarkStart w:id="635" w:name="_Toc131272473"/>
            <w:r>
              <w:rPr>
                <w:rFonts w:ascii="Times New Roman" w:eastAsia="Times New Roman" w:hAnsi="Times New Roman" w:cs="Times New Roman"/>
                <w:sz w:val="22"/>
                <w:szCs w:val="22"/>
              </w:rPr>
              <w:t>The system admin is prompted to correct the invalid input and resubmit the form.</w:t>
            </w:r>
            <w:bookmarkEnd w:id="635"/>
          </w:p>
        </w:tc>
      </w:tr>
      <w:tr w:rsidR="00A60CC0" w14:paraId="3513A13C" w14:textId="77777777">
        <w:trPr>
          <w:trHeight w:val="74"/>
        </w:trPr>
        <w:tc>
          <w:tcPr>
            <w:tcW w:w="2329" w:type="dxa"/>
          </w:tcPr>
          <w:p w14:paraId="5BF450EA" w14:textId="77777777" w:rsidR="00A60CC0" w:rsidRDefault="00000000">
            <w:pPr>
              <w:ind w:left="0" w:hanging="2"/>
              <w:rPr>
                <w:rFonts w:ascii="Times New Roman" w:eastAsia="Times New Roman" w:hAnsi="Times New Roman" w:cs="Times New Roman"/>
                <w:sz w:val="22"/>
                <w:szCs w:val="22"/>
              </w:rPr>
            </w:pPr>
            <w:bookmarkStart w:id="636" w:name="_Toc131272474"/>
            <w:r>
              <w:rPr>
                <w:rFonts w:ascii="Times New Roman" w:eastAsia="Times New Roman" w:hAnsi="Times New Roman" w:cs="Times New Roman"/>
                <w:b/>
                <w:sz w:val="22"/>
                <w:szCs w:val="22"/>
              </w:rPr>
              <w:t>Post Condition:</w:t>
            </w:r>
            <w:bookmarkEnd w:id="636"/>
          </w:p>
        </w:tc>
        <w:tc>
          <w:tcPr>
            <w:tcW w:w="7763" w:type="dxa"/>
          </w:tcPr>
          <w:p w14:paraId="46D1117A" w14:textId="77777777" w:rsidR="00A60CC0" w:rsidRDefault="00000000">
            <w:pPr>
              <w:ind w:left="0" w:hanging="2"/>
              <w:rPr>
                <w:rFonts w:ascii="Times New Roman" w:eastAsia="Times New Roman" w:hAnsi="Times New Roman" w:cs="Times New Roman"/>
                <w:sz w:val="22"/>
                <w:szCs w:val="22"/>
              </w:rPr>
            </w:pPr>
            <w:bookmarkStart w:id="637" w:name="_Toc131272475"/>
            <w:r>
              <w:rPr>
                <w:rFonts w:ascii="Times New Roman" w:eastAsia="Times New Roman" w:hAnsi="Times New Roman" w:cs="Times New Roman"/>
                <w:sz w:val="22"/>
                <w:szCs w:val="22"/>
              </w:rPr>
              <w:t>The parking rates have been updated in the system and are immediately in effect for all drivers.</w:t>
            </w:r>
            <w:bookmarkEnd w:id="637"/>
          </w:p>
          <w:p w14:paraId="5D984172" w14:textId="77777777" w:rsidR="00A60CC0" w:rsidRDefault="00000000">
            <w:pPr>
              <w:ind w:left="0" w:hanging="2"/>
              <w:rPr>
                <w:rFonts w:ascii="Times New Roman" w:eastAsia="Times New Roman" w:hAnsi="Times New Roman" w:cs="Times New Roman"/>
                <w:sz w:val="22"/>
                <w:szCs w:val="22"/>
              </w:rPr>
            </w:pPr>
            <w:bookmarkStart w:id="638" w:name="_Toc131272476"/>
            <w:r>
              <w:rPr>
                <w:rFonts w:ascii="Times New Roman" w:eastAsia="Times New Roman" w:hAnsi="Times New Roman" w:cs="Times New Roman"/>
                <w:sz w:val="22"/>
                <w:szCs w:val="22"/>
              </w:rPr>
              <w:t>Alternate Flow #1: The parking rates remain unchanged.</w:t>
            </w:r>
            <w:bookmarkEnd w:id="638"/>
          </w:p>
        </w:tc>
      </w:tr>
      <w:tr w:rsidR="00A60CC0" w14:paraId="53438615" w14:textId="77777777">
        <w:trPr>
          <w:trHeight w:val="74"/>
        </w:trPr>
        <w:tc>
          <w:tcPr>
            <w:tcW w:w="2329" w:type="dxa"/>
          </w:tcPr>
          <w:p w14:paraId="4D1D4713" w14:textId="77777777" w:rsidR="00A60CC0" w:rsidRDefault="00000000">
            <w:pPr>
              <w:ind w:left="0" w:hanging="2"/>
              <w:rPr>
                <w:rFonts w:ascii="Times New Roman" w:eastAsia="Times New Roman" w:hAnsi="Times New Roman" w:cs="Times New Roman"/>
                <w:sz w:val="22"/>
                <w:szCs w:val="22"/>
              </w:rPr>
            </w:pPr>
            <w:bookmarkStart w:id="639" w:name="_Toc131272477"/>
            <w:r>
              <w:rPr>
                <w:rFonts w:ascii="Times New Roman" w:eastAsia="Times New Roman" w:hAnsi="Times New Roman" w:cs="Times New Roman"/>
                <w:b/>
                <w:sz w:val="22"/>
                <w:szCs w:val="22"/>
              </w:rPr>
              <w:t>Requirements:</w:t>
            </w:r>
            <w:bookmarkEnd w:id="639"/>
          </w:p>
        </w:tc>
        <w:tc>
          <w:tcPr>
            <w:tcW w:w="7763" w:type="dxa"/>
          </w:tcPr>
          <w:p w14:paraId="773C7A4B" w14:textId="77777777" w:rsidR="00A60CC0" w:rsidRDefault="00000000">
            <w:pPr>
              <w:numPr>
                <w:ilvl w:val="0"/>
                <w:numId w:val="75"/>
              </w:numPr>
              <w:ind w:left="0" w:hanging="2"/>
              <w:rPr>
                <w:rFonts w:ascii="Times New Roman" w:eastAsia="Times New Roman" w:hAnsi="Times New Roman" w:cs="Times New Roman"/>
                <w:sz w:val="22"/>
                <w:szCs w:val="22"/>
              </w:rPr>
            </w:pPr>
            <w:bookmarkStart w:id="640" w:name="_Toc131272478"/>
            <w:r>
              <w:rPr>
                <w:rFonts w:ascii="Times New Roman" w:eastAsia="Times New Roman" w:hAnsi="Times New Roman" w:cs="Times New Roman"/>
                <w:sz w:val="22"/>
                <w:szCs w:val="22"/>
              </w:rPr>
              <w:t>The system must provide a secure login mechanism for the system admin.</w:t>
            </w:r>
            <w:bookmarkEnd w:id="640"/>
          </w:p>
          <w:p w14:paraId="662C79A4" w14:textId="77777777" w:rsidR="00A60CC0" w:rsidRDefault="00000000">
            <w:pPr>
              <w:numPr>
                <w:ilvl w:val="0"/>
                <w:numId w:val="75"/>
              </w:numPr>
              <w:ind w:left="0" w:hanging="2"/>
              <w:rPr>
                <w:rFonts w:ascii="Times New Roman" w:eastAsia="Times New Roman" w:hAnsi="Times New Roman" w:cs="Times New Roman"/>
                <w:sz w:val="22"/>
                <w:szCs w:val="22"/>
              </w:rPr>
            </w:pPr>
            <w:bookmarkStart w:id="641" w:name="_Toc131272479"/>
            <w:r>
              <w:rPr>
                <w:rFonts w:ascii="Times New Roman" w:eastAsia="Times New Roman" w:hAnsi="Times New Roman" w:cs="Times New Roman"/>
                <w:sz w:val="22"/>
                <w:szCs w:val="22"/>
              </w:rPr>
              <w:t>The system must allow the system admin to edit parking rates for different time periods (hourly, daily, and monthly).</w:t>
            </w:r>
            <w:bookmarkEnd w:id="641"/>
          </w:p>
        </w:tc>
      </w:tr>
    </w:tbl>
    <w:p w14:paraId="607BB6FB" w14:textId="77777777" w:rsidR="00A60CC0" w:rsidRDefault="00A60CC0" w:rsidP="00DC7BFB">
      <w:pPr>
        <w:ind w:leftChars="0" w:left="0" w:firstLineChars="0" w:firstLine="0"/>
        <w:rPr>
          <w:color w:val="FF0000"/>
        </w:rPr>
      </w:pPr>
    </w:p>
    <w:p w14:paraId="5ECDFEE7" w14:textId="77777777" w:rsidR="00994490" w:rsidRDefault="00994490" w:rsidP="00994490">
      <w:pPr>
        <w:pStyle w:val="Heading1"/>
        <w:numPr>
          <w:ilvl w:val="0"/>
          <w:numId w:val="0"/>
        </w:numPr>
        <w:ind w:left="426" w:hanging="426"/>
      </w:pPr>
    </w:p>
    <w:p w14:paraId="0FF24F05" w14:textId="77777777" w:rsidR="00994490" w:rsidRDefault="00994490" w:rsidP="00994490">
      <w:pPr>
        <w:pStyle w:val="Heading1"/>
        <w:numPr>
          <w:ilvl w:val="0"/>
          <w:numId w:val="0"/>
        </w:numPr>
        <w:ind w:left="426" w:hanging="426"/>
      </w:pPr>
    </w:p>
    <w:p w14:paraId="6EBFE422" w14:textId="77777777" w:rsidR="00994490" w:rsidRDefault="00994490" w:rsidP="00F70A44">
      <w:pPr>
        <w:ind w:leftChars="0" w:left="0" w:firstLineChars="0" w:firstLine="0"/>
      </w:pPr>
    </w:p>
    <w:p w14:paraId="5CC14FA4" w14:textId="77777777" w:rsidR="00994490" w:rsidRDefault="00994490" w:rsidP="00994490">
      <w:pPr>
        <w:ind w:left="0" w:hanging="2"/>
      </w:pPr>
    </w:p>
    <w:p w14:paraId="310C77D8" w14:textId="77777777" w:rsidR="00F70A44" w:rsidRDefault="00F70A44" w:rsidP="00994490">
      <w:pPr>
        <w:ind w:left="0" w:hanging="2"/>
      </w:pPr>
    </w:p>
    <w:p w14:paraId="2D2795A7" w14:textId="77777777" w:rsidR="00F70A44" w:rsidRDefault="00F70A44" w:rsidP="00994490">
      <w:pPr>
        <w:ind w:left="0" w:hanging="2"/>
      </w:pPr>
    </w:p>
    <w:p w14:paraId="6DFB781F" w14:textId="77777777" w:rsidR="00F70A44" w:rsidRDefault="00F70A44" w:rsidP="00994490">
      <w:pPr>
        <w:ind w:left="0" w:hanging="2"/>
      </w:pPr>
    </w:p>
    <w:p w14:paraId="17EF5CEA" w14:textId="77777777" w:rsidR="00F70A44" w:rsidRPr="00994490" w:rsidRDefault="00F70A44" w:rsidP="00994490">
      <w:pPr>
        <w:ind w:left="0" w:hanging="2"/>
      </w:pPr>
    </w:p>
    <w:p w14:paraId="0527B5D8" w14:textId="6454F253" w:rsidR="00A60CC0" w:rsidRDefault="00000000" w:rsidP="00994490">
      <w:pPr>
        <w:pStyle w:val="Heading1"/>
        <w:numPr>
          <w:ilvl w:val="0"/>
          <w:numId w:val="0"/>
        </w:numPr>
        <w:ind w:left="426" w:hanging="426"/>
        <w:jc w:val="center"/>
      </w:pPr>
      <w:bookmarkStart w:id="642" w:name="_Toc131272480"/>
      <w:r>
        <w:t>References</w:t>
      </w:r>
      <w:bookmarkEnd w:id="642"/>
    </w:p>
    <w:p w14:paraId="3E8DAB82" w14:textId="77777777" w:rsidR="00994490" w:rsidRDefault="00994490" w:rsidP="00994490">
      <w:pPr>
        <w:spacing w:before="240" w:after="240" w:line="240" w:lineRule="auto"/>
        <w:ind w:leftChars="0" w:left="0" w:firstLineChars="0" w:hanging="720"/>
      </w:pPr>
    </w:p>
    <w:p w14:paraId="51CCC2BC" w14:textId="56E8779B" w:rsidR="00EA7617" w:rsidRPr="00994490" w:rsidRDefault="00994490" w:rsidP="00990C32">
      <w:pPr>
        <w:spacing w:before="240" w:after="240" w:line="240" w:lineRule="auto"/>
        <w:ind w:leftChars="0" w:left="0" w:firstLineChars="0" w:firstLine="0"/>
        <w:rPr>
          <w:rFonts w:asciiTheme="minorHAnsi" w:hAnsiTheme="minorHAnsi"/>
        </w:rPr>
      </w:pPr>
      <w:bookmarkStart w:id="643" w:name="_Toc131272481"/>
      <w:r>
        <w:rPr>
          <w:rFonts w:asciiTheme="minorHAnsi" w:hAnsiTheme="minorHAnsi"/>
        </w:rPr>
        <w:t xml:space="preserve">1. </w:t>
      </w:r>
      <w:r w:rsidRPr="00994490">
        <w:rPr>
          <w:rFonts w:asciiTheme="minorHAnsi" w:hAnsiTheme="minorHAnsi"/>
        </w:rPr>
        <w:t xml:space="preserve">Abhishek, K. (2021). </w:t>
      </w:r>
      <w:r w:rsidRPr="00994490">
        <w:rPr>
          <w:rFonts w:asciiTheme="minorHAnsi" w:hAnsiTheme="minorHAnsi"/>
          <w:i/>
        </w:rPr>
        <w:t xml:space="preserve">Smart parking management system </w:t>
      </w:r>
      <w:r w:rsidRPr="00994490">
        <w:rPr>
          <w:rFonts w:asciiTheme="minorHAnsi" w:hAnsiTheme="minorHAnsi"/>
        </w:rPr>
        <w:t>. ResearchGate. Retrieved from: https://www.researchgate.net/publication/353924045_Smart_Parking_Management_System</w:t>
      </w:r>
      <w:bookmarkEnd w:id="643"/>
      <w:r w:rsidRPr="00994490">
        <w:rPr>
          <w:rFonts w:asciiTheme="minorHAnsi" w:hAnsiTheme="minorHAnsi"/>
        </w:rPr>
        <w:t xml:space="preserve"> </w:t>
      </w:r>
    </w:p>
    <w:p w14:paraId="2FEA5C8A" w14:textId="6E3A9E0C" w:rsidR="00EA7617" w:rsidRPr="00994490" w:rsidRDefault="00EA7617" w:rsidP="00994490">
      <w:pPr>
        <w:pStyle w:val="NormalWeb"/>
        <w:ind w:hanging="720"/>
        <w:rPr>
          <w:rFonts w:asciiTheme="minorHAnsi" w:hAnsiTheme="minorHAnsi"/>
        </w:rPr>
      </w:pPr>
      <w:r w:rsidRPr="00994490">
        <w:rPr>
          <w:rFonts w:asciiTheme="minorHAnsi" w:hAnsiTheme="minorHAnsi"/>
          <w:lang w:val="en-US"/>
        </w:rPr>
        <w:t xml:space="preserve"> </w:t>
      </w:r>
      <w:r w:rsidR="00990C32">
        <w:rPr>
          <w:rFonts w:asciiTheme="minorHAnsi" w:hAnsiTheme="minorHAnsi"/>
          <w:lang w:val="en-US"/>
        </w:rPr>
        <w:tab/>
      </w:r>
      <w:r w:rsidR="00994490">
        <w:rPr>
          <w:rFonts w:asciiTheme="minorHAnsi" w:hAnsiTheme="minorHAnsi"/>
          <w:lang w:val="en-US"/>
        </w:rPr>
        <w:t>2.</w:t>
      </w:r>
      <w:r w:rsidRPr="00994490">
        <w:rPr>
          <w:rFonts w:asciiTheme="minorHAnsi" w:hAnsiTheme="minorHAnsi"/>
        </w:rPr>
        <w:t xml:space="preserve">Borklu, H. R., &amp; Kalyon, S. A. (2017). A Design Study of an Innovative Barrier System for Personal Parking Lots. </w:t>
      </w:r>
      <w:r w:rsidRPr="00994490">
        <w:rPr>
          <w:rFonts w:asciiTheme="minorHAnsi" w:hAnsiTheme="minorHAnsi"/>
          <w:i/>
          <w:iCs/>
        </w:rPr>
        <w:t>Journal of Science</w:t>
      </w:r>
      <w:r w:rsidRPr="00994490">
        <w:rPr>
          <w:rFonts w:asciiTheme="minorHAnsi" w:hAnsiTheme="minorHAnsi"/>
        </w:rPr>
        <w:t xml:space="preserve">, 113–123. </w:t>
      </w:r>
    </w:p>
    <w:p w14:paraId="25ABEDC8" w14:textId="73A3D119" w:rsidR="00EA7617" w:rsidRPr="00994490" w:rsidRDefault="00994490" w:rsidP="00990C32">
      <w:pPr>
        <w:pStyle w:val="NormalWeb"/>
        <w:ind w:left="3" w:hanging="3"/>
        <w:rPr>
          <w:rFonts w:asciiTheme="minorHAnsi" w:hAnsiTheme="minorHAnsi"/>
        </w:rPr>
      </w:pPr>
      <w:r>
        <w:rPr>
          <w:rFonts w:asciiTheme="minorHAnsi" w:hAnsiTheme="minorHAnsi"/>
          <w:lang w:val="en-US"/>
        </w:rPr>
        <w:t>3.</w:t>
      </w:r>
      <w:r w:rsidR="00EA7617" w:rsidRPr="00994490">
        <w:rPr>
          <w:rFonts w:asciiTheme="minorHAnsi" w:hAnsiTheme="minorHAnsi"/>
        </w:rPr>
        <w:t xml:space="preserve">Stiawan, R., Kusumadjati, A., Aminah, N. S., Djamal, M., &amp; Viridi, S. (2019). An ultrasonic sensor system for vehicle detection application. </w:t>
      </w:r>
      <w:r w:rsidR="00EA7617" w:rsidRPr="00994490">
        <w:rPr>
          <w:rFonts w:asciiTheme="minorHAnsi" w:hAnsiTheme="minorHAnsi"/>
          <w:i/>
          <w:iCs/>
        </w:rPr>
        <w:t>Journal of Physics: Conference Series</w:t>
      </w:r>
      <w:r w:rsidR="00EA7617" w:rsidRPr="00994490">
        <w:rPr>
          <w:rFonts w:asciiTheme="minorHAnsi" w:hAnsiTheme="minorHAnsi"/>
        </w:rPr>
        <w:t xml:space="preserve">, </w:t>
      </w:r>
      <w:r w:rsidR="00EA7617" w:rsidRPr="00994490">
        <w:rPr>
          <w:rFonts w:asciiTheme="minorHAnsi" w:hAnsiTheme="minorHAnsi"/>
          <w:i/>
          <w:iCs/>
        </w:rPr>
        <w:t>1204</w:t>
      </w:r>
      <w:r w:rsidR="00EA7617" w:rsidRPr="00994490">
        <w:rPr>
          <w:rFonts w:asciiTheme="minorHAnsi" w:hAnsiTheme="minorHAnsi"/>
        </w:rPr>
        <w:t xml:space="preserve">. https://doi.org/10.1088/1742-6596/1204/1/012017 </w:t>
      </w:r>
    </w:p>
    <w:p w14:paraId="3237B7C2" w14:textId="377C63BE" w:rsidR="00EA7617" w:rsidRPr="00EA7617" w:rsidRDefault="00EA7617" w:rsidP="00EA7617">
      <w:pPr>
        <w:ind w:leftChars="0" w:left="0" w:firstLineChars="0" w:hanging="2"/>
        <w:rPr>
          <w:lang w:val="en-AZ"/>
        </w:rPr>
      </w:pPr>
    </w:p>
    <w:p w14:paraId="5F77E035" w14:textId="77777777" w:rsidR="00A60CC0" w:rsidRDefault="00A60CC0">
      <w:pPr>
        <w:ind w:left="0" w:hanging="2"/>
        <w:rPr>
          <w:color w:val="FF0000"/>
        </w:rPr>
      </w:pPr>
    </w:p>
    <w:sectPr w:rsidR="00A60CC0">
      <w:headerReference w:type="default" r:id="rId17"/>
      <w:footerReference w:type="default" r:id="rId18"/>
      <w:pgSz w:w="11907" w:h="16839"/>
      <w:pgMar w:top="851" w:right="1134" w:bottom="851"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507F09" w14:textId="77777777" w:rsidR="00F72FB7" w:rsidRDefault="00F72FB7">
      <w:pPr>
        <w:spacing w:line="240" w:lineRule="auto"/>
        <w:ind w:left="0" w:hanging="2"/>
      </w:pPr>
      <w:r>
        <w:separator/>
      </w:r>
    </w:p>
  </w:endnote>
  <w:endnote w:type="continuationSeparator" w:id="0">
    <w:p w14:paraId="367D44F3" w14:textId="77777777" w:rsidR="00F72FB7" w:rsidRDefault="00F72FB7">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panose1 w:val="020B0604020202020204"/>
    <w:charset w:val="00"/>
    <w:family w:val="auto"/>
    <w:pitch w:val="default"/>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ppleSystemUIFont">
    <w:altName w:val="Calibri"/>
    <w:panose1 w:val="020B06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0841B" w14:textId="77777777" w:rsidR="00E1270B" w:rsidRDefault="00E1270B">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A8AC6" w14:textId="77777777" w:rsidR="00A60CC0" w:rsidRDefault="00A60CC0">
    <w:pPr>
      <w:pBdr>
        <w:top w:val="nil"/>
        <w:left w:val="nil"/>
        <w:bottom w:val="nil"/>
        <w:right w:val="nil"/>
        <w:between w:val="nil"/>
      </w:pBdr>
      <w:tabs>
        <w:tab w:val="right" w:pos="9639"/>
      </w:tabs>
      <w:spacing w:line="240" w:lineRule="auto"/>
      <w:ind w:left="0" w:hanging="2"/>
      <w:jc w:val="right"/>
      <w:rPr>
        <w:color w:val="000000"/>
      </w:rPr>
    </w:pPr>
  </w:p>
  <w:p w14:paraId="0DBAC871" w14:textId="77777777" w:rsidR="00A60CC0" w:rsidRDefault="00000000">
    <w:pPr>
      <w:pBdr>
        <w:top w:val="nil"/>
        <w:left w:val="nil"/>
        <w:bottom w:val="nil"/>
        <w:right w:val="nil"/>
        <w:between w:val="nil"/>
      </w:pBdr>
      <w:tabs>
        <w:tab w:val="right" w:pos="9639"/>
      </w:tabs>
      <w:spacing w:line="240" w:lineRule="auto"/>
      <w:ind w:left="0" w:hanging="2"/>
      <w:jc w:val="right"/>
      <w:rPr>
        <w:color w:val="000000"/>
      </w:rPr>
    </w:pPr>
    <w:r>
      <w:rPr>
        <w:color w:val="000000"/>
      </w:rPr>
      <w:t>INFT 2303: Systems Analysis and Design</w:t>
    </w:r>
    <w:r>
      <w:rPr>
        <w:color w:val="000000"/>
      </w:rPr>
      <w:tab/>
      <w:t xml:space="preserve">Page </w:t>
    </w:r>
    <w:r>
      <w:rPr>
        <w:b/>
        <w:color w:val="000000"/>
      </w:rPr>
      <w:fldChar w:fldCharType="begin"/>
    </w:r>
    <w:r>
      <w:rPr>
        <w:b/>
        <w:color w:val="000000"/>
      </w:rPr>
      <w:instrText>PAGE</w:instrText>
    </w:r>
    <w:r>
      <w:rPr>
        <w:b/>
        <w:color w:val="000000"/>
      </w:rPr>
      <w:fldChar w:fldCharType="separate"/>
    </w:r>
    <w:r w:rsidR="00CB3D62">
      <w:rPr>
        <w:b/>
        <w:noProof/>
        <w:color w:val="000000"/>
      </w:rPr>
      <w:t>1</w:t>
    </w:r>
    <w:r>
      <w:rPr>
        <w:b/>
        <w:color w:val="000000"/>
      </w:rPr>
      <w:fldChar w:fldCharType="end"/>
    </w:r>
    <w:r>
      <w:rPr>
        <w:color w:val="000000"/>
      </w:rPr>
      <w:t xml:space="preserve"> of </w:t>
    </w:r>
    <w:r>
      <w:rPr>
        <w:b/>
        <w:color w:val="000000"/>
      </w:rPr>
      <w:fldChar w:fldCharType="begin"/>
    </w:r>
    <w:r>
      <w:rPr>
        <w:b/>
        <w:color w:val="000000"/>
      </w:rPr>
      <w:instrText>NUMPAGES</w:instrText>
    </w:r>
    <w:r>
      <w:rPr>
        <w:b/>
        <w:color w:val="000000"/>
      </w:rPr>
      <w:fldChar w:fldCharType="separate"/>
    </w:r>
    <w:r w:rsidR="00CB3D62">
      <w:rPr>
        <w:b/>
        <w:noProof/>
        <w:color w:val="000000"/>
      </w:rPr>
      <w:t>2</w:t>
    </w:r>
    <w:r>
      <w:rPr>
        <w:b/>
        <w:color w:val="00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324D3" w14:textId="77777777" w:rsidR="00E1270B" w:rsidRDefault="00E1270B">
    <w:pPr>
      <w:pStyle w:val="Footer"/>
      <w:ind w:left="0" w:hanging="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2A69E" w14:textId="77777777" w:rsidR="00A60CC0" w:rsidRDefault="00A60CC0">
    <w:pPr>
      <w:pBdr>
        <w:top w:val="nil"/>
        <w:left w:val="nil"/>
        <w:bottom w:val="nil"/>
        <w:right w:val="nil"/>
        <w:between w:val="nil"/>
      </w:pBdr>
      <w:tabs>
        <w:tab w:val="right" w:pos="9639"/>
      </w:tabs>
      <w:spacing w:line="240" w:lineRule="auto"/>
      <w:ind w:left="0" w:hanging="2"/>
      <w:jc w:val="right"/>
      <w:rPr>
        <w:color w:val="000000"/>
      </w:rPr>
    </w:pPr>
  </w:p>
  <w:p w14:paraId="3BB45631" w14:textId="77777777" w:rsidR="00435162" w:rsidRDefault="00435162">
    <w:pPr>
      <w:pBdr>
        <w:top w:val="nil"/>
        <w:left w:val="nil"/>
        <w:bottom w:val="nil"/>
        <w:right w:val="nil"/>
        <w:between w:val="nil"/>
      </w:pBdr>
      <w:tabs>
        <w:tab w:val="right" w:pos="9639"/>
      </w:tabs>
      <w:spacing w:line="240" w:lineRule="auto"/>
      <w:ind w:left="0" w:hanging="2"/>
      <w:jc w:val="right"/>
      <w:rPr>
        <w:color w:val="000000"/>
      </w:rPr>
    </w:pPr>
  </w:p>
  <w:p w14:paraId="080EBCF7" w14:textId="77777777" w:rsidR="00A60CC0" w:rsidRDefault="00000000">
    <w:pPr>
      <w:pBdr>
        <w:top w:val="nil"/>
        <w:left w:val="nil"/>
        <w:bottom w:val="nil"/>
        <w:right w:val="nil"/>
        <w:between w:val="nil"/>
      </w:pBdr>
      <w:tabs>
        <w:tab w:val="right" w:pos="9639"/>
      </w:tabs>
      <w:spacing w:line="240" w:lineRule="auto"/>
      <w:ind w:left="0" w:hanging="2"/>
      <w:jc w:val="right"/>
      <w:rPr>
        <w:color w:val="000000"/>
      </w:rPr>
    </w:pPr>
    <w:r>
      <w:rPr>
        <w:color w:val="000000"/>
      </w:rPr>
      <w:t>INFT 2303: Systems Analysis and Design</w:t>
    </w:r>
    <w:r>
      <w:rPr>
        <w:color w:val="000000"/>
      </w:rPr>
      <w:tab/>
      <w:t xml:space="preserve">Page </w:t>
    </w:r>
    <w:r>
      <w:rPr>
        <w:b/>
        <w:color w:val="000000"/>
      </w:rPr>
      <w:fldChar w:fldCharType="begin"/>
    </w:r>
    <w:r>
      <w:rPr>
        <w:b/>
        <w:color w:val="000000"/>
      </w:rPr>
      <w:instrText>PAGE</w:instrText>
    </w:r>
    <w:r>
      <w:rPr>
        <w:b/>
        <w:color w:val="000000"/>
      </w:rPr>
      <w:fldChar w:fldCharType="separate"/>
    </w:r>
    <w:r w:rsidR="00CB3D62">
      <w:rPr>
        <w:b/>
        <w:noProof/>
        <w:color w:val="000000"/>
      </w:rPr>
      <w:t>3</w:t>
    </w:r>
    <w:r>
      <w:rPr>
        <w:b/>
        <w:color w:val="000000"/>
      </w:rPr>
      <w:fldChar w:fldCharType="end"/>
    </w:r>
    <w:r>
      <w:rPr>
        <w:color w:val="000000"/>
      </w:rPr>
      <w:t xml:space="preserve"> of </w:t>
    </w:r>
    <w:r>
      <w:rPr>
        <w:b/>
        <w:color w:val="000000"/>
      </w:rPr>
      <w:fldChar w:fldCharType="begin"/>
    </w:r>
    <w:r>
      <w:rPr>
        <w:b/>
        <w:color w:val="000000"/>
      </w:rPr>
      <w:instrText>NUMPAGES</w:instrText>
    </w:r>
    <w:r>
      <w:rPr>
        <w:b/>
        <w:color w:val="000000"/>
      </w:rPr>
      <w:fldChar w:fldCharType="separate"/>
    </w:r>
    <w:r w:rsidR="00CB3D62">
      <w:rPr>
        <w:b/>
        <w:noProof/>
        <w:color w:val="000000"/>
      </w:rPr>
      <w:t>4</w:t>
    </w:r>
    <w:r>
      <w:rPr>
        <w:b/>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64017E" w14:textId="77777777" w:rsidR="00F72FB7" w:rsidRDefault="00F72FB7">
      <w:pPr>
        <w:spacing w:line="240" w:lineRule="auto"/>
        <w:ind w:left="0" w:hanging="2"/>
      </w:pPr>
      <w:r>
        <w:separator/>
      </w:r>
    </w:p>
  </w:footnote>
  <w:footnote w:type="continuationSeparator" w:id="0">
    <w:p w14:paraId="27EEA4E2" w14:textId="77777777" w:rsidR="00F72FB7" w:rsidRDefault="00F72FB7">
      <w:pPr>
        <w:spacing w:line="240" w:lineRule="auto"/>
        <w:ind w:left="0" w:hanging="2"/>
      </w:pPr>
      <w:r>
        <w:continuationSeparator/>
      </w:r>
    </w:p>
  </w:footnote>
  <w:footnote w:id="1">
    <w:p w14:paraId="629FDC71" w14:textId="77777777" w:rsidR="00435162" w:rsidRDefault="00435162" w:rsidP="00435162">
      <w:pPr>
        <w:pStyle w:val="NormalWeb"/>
        <w:ind w:left="3" w:hanging="5"/>
      </w:pPr>
      <w:r>
        <w:rPr>
          <w:rStyle w:val="FootnoteReference"/>
        </w:rPr>
        <w:footnoteRef/>
      </w:r>
      <w:r>
        <w:t xml:space="preserve"> </w:t>
      </w:r>
      <w:r w:rsidRPr="00435162">
        <w:rPr>
          <w:rFonts w:asciiTheme="minorHAnsi" w:hAnsiTheme="minorHAnsi"/>
          <w:sz w:val="21"/>
          <w:szCs w:val="21"/>
        </w:rPr>
        <w:t xml:space="preserve">Stiawan, R., Kusumadjati, A., Aminah, N. S., Djamal, M., &amp; Viridi, S. (2019). An ultrasonic sensor system for vehicle detection application. </w:t>
      </w:r>
      <w:r w:rsidRPr="00435162">
        <w:rPr>
          <w:rFonts w:asciiTheme="minorHAnsi" w:hAnsiTheme="minorHAnsi"/>
          <w:i/>
          <w:iCs/>
          <w:sz w:val="21"/>
          <w:szCs w:val="21"/>
        </w:rPr>
        <w:t>Journal of Physics: Conference Series</w:t>
      </w:r>
      <w:r w:rsidRPr="00435162">
        <w:rPr>
          <w:rFonts w:asciiTheme="minorHAnsi" w:hAnsiTheme="minorHAnsi"/>
          <w:sz w:val="21"/>
          <w:szCs w:val="21"/>
        </w:rPr>
        <w:t xml:space="preserve">, </w:t>
      </w:r>
      <w:r w:rsidRPr="00435162">
        <w:rPr>
          <w:rFonts w:asciiTheme="minorHAnsi" w:hAnsiTheme="minorHAnsi"/>
          <w:i/>
          <w:iCs/>
          <w:sz w:val="21"/>
          <w:szCs w:val="21"/>
        </w:rPr>
        <w:t>1204</w:t>
      </w:r>
      <w:r w:rsidRPr="00435162">
        <w:rPr>
          <w:rFonts w:asciiTheme="minorHAnsi" w:hAnsiTheme="minorHAnsi"/>
          <w:sz w:val="21"/>
          <w:szCs w:val="21"/>
        </w:rPr>
        <w:t>. https://doi.org/10.1088/1742-6596/1204/1/012017</w:t>
      </w:r>
      <w:r w:rsidRPr="00435162">
        <w:rPr>
          <w:sz w:val="21"/>
          <w:szCs w:val="21"/>
        </w:rPr>
        <w:t xml:space="preserve"> </w:t>
      </w:r>
    </w:p>
    <w:p w14:paraId="26A78F79" w14:textId="29D8C7B3" w:rsidR="00435162" w:rsidRPr="00435162" w:rsidRDefault="00435162">
      <w:pPr>
        <w:pStyle w:val="FootnoteText"/>
        <w:ind w:left="0" w:hanging="2"/>
        <w:rPr>
          <w:lang w:val="en-AZ"/>
        </w:rPr>
      </w:pPr>
    </w:p>
  </w:footnote>
  <w:footnote w:id="2">
    <w:p w14:paraId="0E681E65" w14:textId="239E4FD8" w:rsidR="00435162" w:rsidRDefault="00435162">
      <w:pPr>
        <w:pStyle w:val="FootnoteText"/>
        <w:ind w:left="0" w:hanging="2"/>
      </w:pPr>
      <w:r>
        <w:rPr>
          <w:rStyle w:val="FootnoteReference"/>
        </w:rPr>
        <w:footnoteRef/>
      </w:r>
      <w:r>
        <w:t xml:space="preserve"> Borklu &amp; Kalyon, </w:t>
      </w:r>
      <w:r>
        <w:rPr>
          <w:i/>
          <w:iCs/>
        </w:rPr>
        <w:t>A Design Study of an Innovative Barrier System for Personal Parking Lots</w:t>
      </w:r>
      <w:r>
        <w:t xml:space="preserve"> 2017</w:t>
      </w:r>
    </w:p>
  </w:footnote>
  <w:footnote w:id="3">
    <w:p w14:paraId="383FA357" w14:textId="52668508" w:rsidR="00435162" w:rsidRDefault="00435162" w:rsidP="00435162">
      <w:pPr>
        <w:spacing w:before="240" w:after="240"/>
        <w:ind w:leftChars="0" w:left="0" w:firstLineChars="0" w:firstLine="0"/>
      </w:pPr>
      <w:r>
        <w:rPr>
          <w:rStyle w:val="FootnoteReference"/>
        </w:rPr>
        <w:footnoteRef/>
      </w:r>
      <w:r w:rsidRPr="00435162">
        <w:rPr>
          <w:rFonts w:asciiTheme="minorHAnsi" w:hAnsiTheme="minorHAnsi"/>
          <w:sz w:val="21"/>
          <w:szCs w:val="21"/>
        </w:rPr>
        <w:t xml:space="preserve"> </w:t>
      </w:r>
      <w:bookmarkStart w:id="158" w:name="_Toc128946773"/>
      <w:r w:rsidRPr="00435162">
        <w:rPr>
          <w:rFonts w:asciiTheme="minorHAnsi" w:hAnsiTheme="minorHAnsi"/>
          <w:sz w:val="21"/>
          <w:szCs w:val="21"/>
        </w:rPr>
        <w:t xml:space="preserve">Abhishek, K. (2021). </w:t>
      </w:r>
      <w:r w:rsidRPr="00435162">
        <w:rPr>
          <w:rFonts w:asciiTheme="minorHAnsi" w:hAnsiTheme="minorHAnsi"/>
          <w:i/>
          <w:sz w:val="21"/>
          <w:szCs w:val="21"/>
        </w:rPr>
        <w:t xml:space="preserve">Smart parking management system </w:t>
      </w:r>
      <w:r w:rsidRPr="00435162">
        <w:rPr>
          <w:rFonts w:asciiTheme="minorHAnsi" w:hAnsiTheme="minorHAnsi"/>
          <w:sz w:val="21"/>
          <w:szCs w:val="21"/>
        </w:rPr>
        <w:t>.</w:t>
      </w:r>
      <w:r w:rsidRPr="00435162">
        <w:rPr>
          <w:sz w:val="21"/>
          <w:szCs w:val="21"/>
        </w:rPr>
        <w:t xml:space="preserve"> </w:t>
      </w:r>
      <w:bookmarkEnd w:id="158"/>
    </w:p>
    <w:p w14:paraId="1F8115DF" w14:textId="7C6A0589" w:rsidR="00435162" w:rsidRDefault="00435162">
      <w:pPr>
        <w:pStyle w:val="FootnoteText"/>
        <w:ind w:left="0" w:hanging="2"/>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39542" w14:textId="77777777" w:rsidR="00E1270B" w:rsidRDefault="00E1270B">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A9F7D" w14:textId="77777777" w:rsidR="00A60CC0" w:rsidRDefault="00A60CC0">
    <w:pPr>
      <w:widowControl w:val="0"/>
      <w:pBdr>
        <w:top w:val="nil"/>
        <w:left w:val="nil"/>
        <w:bottom w:val="nil"/>
        <w:right w:val="nil"/>
        <w:between w:val="nil"/>
      </w:pBdr>
      <w:spacing w:line="276" w:lineRule="auto"/>
      <w:ind w:left="0" w:hanging="2"/>
      <w:rPr>
        <w:color w:val="000000"/>
        <w:sz w:val="20"/>
        <w:szCs w:val="20"/>
      </w:rPr>
    </w:pPr>
  </w:p>
  <w:tbl>
    <w:tblPr>
      <w:tblStyle w:val="af"/>
      <w:tblW w:w="9855" w:type="dxa"/>
      <w:tblInd w:w="-108" w:type="dxa"/>
      <w:tblLayout w:type="fixed"/>
      <w:tblLook w:val="0000" w:firstRow="0" w:lastRow="0" w:firstColumn="0" w:lastColumn="0" w:noHBand="0" w:noVBand="0"/>
    </w:tblPr>
    <w:tblGrid>
      <w:gridCol w:w="2093"/>
      <w:gridCol w:w="7762"/>
    </w:tblGrid>
    <w:tr w:rsidR="00A60CC0" w14:paraId="1FB23E16" w14:textId="77777777">
      <w:tc>
        <w:tcPr>
          <w:tcW w:w="2093" w:type="dxa"/>
        </w:tcPr>
        <w:p w14:paraId="12852BAC" w14:textId="77777777" w:rsidR="00A60CC0" w:rsidRDefault="00000000">
          <w:pPr>
            <w:ind w:left="0" w:hanging="2"/>
          </w:pPr>
          <w:r>
            <w:rPr>
              <w:noProof/>
            </w:rPr>
            <w:drawing>
              <wp:inline distT="0" distB="0" distL="114300" distR="114300" wp14:anchorId="05C08C19" wp14:editId="46CB5CF2">
                <wp:extent cx="1042670" cy="672465"/>
                <wp:effectExtent l="0" t="0" r="0" b="0"/>
                <wp:docPr id="4" name="Picture 4" descr="http://www.hoasted.nl/~msmnl/resources/uploads/2014/03/ADA-new-final-logo.jpg"/>
                <wp:cNvGraphicFramePr/>
                <a:graphic xmlns:a="http://schemas.openxmlformats.org/drawingml/2006/main">
                  <a:graphicData uri="http://schemas.openxmlformats.org/drawingml/2006/picture">
                    <pic:pic xmlns:pic="http://schemas.openxmlformats.org/drawingml/2006/picture">
                      <pic:nvPicPr>
                        <pic:cNvPr id="0" name="image1.jpg" descr="http://www.hoasted.nl/~msmnl/resources/uploads/2014/03/ADA-new-final-logo.jpg"/>
                        <pic:cNvPicPr preferRelativeResize="0"/>
                      </pic:nvPicPr>
                      <pic:blipFill>
                        <a:blip r:embed="rId1"/>
                        <a:srcRect/>
                        <a:stretch>
                          <a:fillRect/>
                        </a:stretch>
                      </pic:blipFill>
                      <pic:spPr>
                        <a:xfrm>
                          <a:off x="0" y="0"/>
                          <a:ext cx="1042670" cy="672465"/>
                        </a:xfrm>
                        <a:prstGeom prst="rect">
                          <a:avLst/>
                        </a:prstGeom>
                        <a:ln/>
                      </pic:spPr>
                    </pic:pic>
                  </a:graphicData>
                </a:graphic>
              </wp:inline>
            </w:drawing>
          </w:r>
        </w:p>
      </w:tc>
      <w:tc>
        <w:tcPr>
          <w:tcW w:w="7762" w:type="dxa"/>
        </w:tcPr>
        <w:p w14:paraId="19E90DE0" w14:textId="77777777" w:rsidR="00A60CC0" w:rsidRDefault="00000000">
          <w:pPr>
            <w:ind w:left="0" w:hanging="2"/>
          </w:pPr>
          <w:r>
            <w:t>ADA University</w:t>
          </w:r>
        </w:p>
        <w:p w14:paraId="1CC605AF" w14:textId="77777777" w:rsidR="00A60CC0" w:rsidRDefault="00000000">
          <w:pPr>
            <w:ind w:left="0" w:hanging="2"/>
          </w:pPr>
          <w:r>
            <w:t>School of Information Technologies and Engineering</w:t>
          </w:r>
        </w:p>
        <w:p w14:paraId="73D4C85A" w14:textId="77777777" w:rsidR="00A60CC0" w:rsidRDefault="00000000">
          <w:pPr>
            <w:ind w:left="0" w:hanging="2"/>
          </w:pPr>
          <w:r>
            <w:rPr>
              <w:b/>
            </w:rPr>
            <w:t>INFT 2303: Systems Analysis and Design</w:t>
          </w:r>
        </w:p>
        <w:p w14:paraId="4517089D" w14:textId="77777777" w:rsidR="00A60CC0" w:rsidRDefault="00000000">
          <w:pPr>
            <w:ind w:left="0" w:hanging="2"/>
          </w:pPr>
          <w:r>
            <w:t>Spring Semester, 2023</w:t>
          </w:r>
        </w:p>
      </w:tc>
    </w:tr>
  </w:tbl>
  <w:p w14:paraId="14049DAC" w14:textId="77777777" w:rsidR="00A60CC0" w:rsidRDefault="00A60CC0">
    <w:pPr>
      <w:ind w:left="0" w:hanging="2"/>
    </w:pPr>
  </w:p>
  <w:p w14:paraId="2FE5D9B8" w14:textId="77777777" w:rsidR="00E1270B" w:rsidRDefault="00E1270B">
    <w:pPr>
      <w:ind w:left="0" w:hanging="2"/>
    </w:pPr>
  </w:p>
  <w:p w14:paraId="28FE511D" w14:textId="77777777" w:rsidR="00E1270B" w:rsidRDefault="00E1270B">
    <w:pPr>
      <w:ind w:left="0" w:hanging="2"/>
    </w:pPr>
  </w:p>
  <w:p w14:paraId="58AED77A" w14:textId="77777777" w:rsidR="00E1270B" w:rsidRDefault="00E1270B">
    <w:pP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0A41D" w14:textId="77777777" w:rsidR="00E1270B" w:rsidRDefault="00E1270B">
    <w:pPr>
      <w:pStyle w:val="Header"/>
      <w:ind w:left="0" w:hanging="2"/>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8EFC0" w14:textId="77777777" w:rsidR="00A60CC0" w:rsidRDefault="00A60CC0">
    <w:pPr>
      <w:pBdr>
        <w:top w:val="nil"/>
        <w:left w:val="nil"/>
        <w:bottom w:val="nil"/>
        <w:right w:val="nil"/>
        <w:between w:val="nil"/>
      </w:pBdr>
      <w:spacing w:line="240" w:lineRule="auto"/>
      <w:ind w:left="0" w:hanging="2"/>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705B8"/>
    <w:multiLevelType w:val="multilevel"/>
    <w:tmpl w:val="1A5472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0E3831"/>
    <w:multiLevelType w:val="multilevel"/>
    <w:tmpl w:val="E29861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5EA1E70"/>
    <w:multiLevelType w:val="multilevel"/>
    <w:tmpl w:val="CE588B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64B2CCE"/>
    <w:multiLevelType w:val="multilevel"/>
    <w:tmpl w:val="2DD6E8FE"/>
    <w:lvl w:ilvl="0">
      <w:start w:val="1"/>
      <w:numFmt w:val="bullet"/>
      <w:lvlText w:val=""/>
      <w:lvlJc w:val="left"/>
      <w:pPr>
        <w:ind w:left="718"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8B9609B"/>
    <w:multiLevelType w:val="multilevel"/>
    <w:tmpl w:val="AA1EBD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A551CA6"/>
    <w:multiLevelType w:val="multilevel"/>
    <w:tmpl w:val="8ABA7A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AB61B92"/>
    <w:multiLevelType w:val="multilevel"/>
    <w:tmpl w:val="C52249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B1D1740"/>
    <w:multiLevelType w:val="multilevel"/>
    <w:tmpl w:val="35FE9EBE"/>
    <w:lvl w:ilvl="0">
      <w:numFmt w:val="bullet"/>
      <w:lvlText w:val="-"/>
      <w:lvlJc w:val="left"/>
      <w:pPr>
        <w:ind w:left="1080" w:hanging="360"/>
      </w:pPr>
      <w:rPr>
        <w:rFonts w:ascii="Times New Roman" w:eastAsia="Times New Roman" w:hAnsi="Times New Roman" w:cs="Times New Roman"/>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8" w15:restartNumberingAfterBreak="0">
    <w:nsid w:val="0C7A53FF"/>
    <w:multiLevelType w:val="multilevel"/>
    <w:tmpl w:val="6AA81568"/>
    <w:lvl w:ilvl="0">
      <w:start w:val="1"/>
      <w:numFmt w:val="decimal"/>
      <w:lvlText w:val="%1."/>
      <w:lvlJc w:val="left"/>
      <w:pPr>
        <w:ind w:left="270" w:hanging="27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CF367CB"/>
    <w:multiLevelType w:val="multilevel"/>
    <w:tmpl w:val="4656A3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F375648"/>
    <w:multiLevelType w:val="multilevel"/>
    <w:tmpl w:val="931AEC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2A61247"/>
    <w:multiLevelType w:val="multilevel"/>
    <w:tmpl w:val="D7CE8B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147E511D"/>
    <w:multiLevelType w:val="multilevel"/>
    <w:tmpl w:val="37DC3F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4F7768D"/>
    <w:multiLevelType w:val="multilevel"/>
    <w:tmpl w:val="92B0ED1A"/>
    <w:lvl w:ilvl="0">
      <w:start w:val="1"/>
      <w:numFmt w:val="bullet"/>
      <w:lvlText w:val=""/>
      <w:lvlJc w:val="left"/>
      <w:pPr>
        <w:ind w:left="718"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161550CB"/>
    <w:multiLevelType w:val="multilevel"/>
    <w:tmpl w:val="54666520"/>
    <w:lvl w:ilvl="0">
      <w:start w:val="1"/>
      <w:numFmt w:val="bullet"/>
      <w:lvlText w:val=""/>
      <w:lvlJc w:val="left"/>
      <w:pPr>
        <w:ind w:left="718"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63D4A02"/>
    <w:multiLevelType w:val="multilevel"/>
    <w:tmpl w:val="D3BA0D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64043BF"/>
    <w:multiLevelType w:val="multilevel"/>
    <w:tmpl w:val="6400A8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66423F2"/>
    <w:multiLevelType w:val="multilevel"/>
    <w:tmpl w:val="72CC6E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A015589"/>
    <w:multiLevelType w:val="multilevel"/>
    <w:tmpl w:val="40DE07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1AE31A8C"/>
    <w:multiLevelType w:val="multilevel"/>
    <w:tmpl w:val="1B5CDCBC"/>
    <w:lvl w:ilvl="0">
      <w:start w:val="1"/>
      <w:numFmt w:val="bullet"/>
      <w:lvlText w:val=""/>
      <w:lvlJc w:val="left"/>
      <w:pPr>
        <w:ind w:left="718"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1B87370D"/>
    <w:multiLevelType w:val="multilevel"/>
    <w:tmpl w:val="39C23B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1D335D9C"/>
    <w:multiLevelType w:val="multilevel"/>
    <w:tmpl w:val="EE7487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1E857904"/>
    <w:multiLevelType w:val="multilevel"/>
    <w:tmpl w:val="B23658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21C95150"/>
    <w:multiLevelType w:val="multilevel"/>
    <w:tmpl w:val="7178692E"/>
    <w:lvl w:ilvl="0">
      <w:start w:val="1"/>
      <w:numFmt w:val="bullet"/>
      <w:lvlText w:val="-"/>
      <w:lvlJc w:val="left"/>
      <w:pPr>
        <w:ind w:left="180" w:hanging="18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2097751"/>
    <w:multiLevelType w:val="multilevel"/>
    <w:tmpl w:val="6B5078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22827F29"/>
    <w:multiLevelType w:val="multilevel"/>
    <w:tmpl w:val="4322F2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33C0007"/>
    <w:multiLevelType w:val="multilevel"/>
    <w:tmpl w:val="50D2F9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26245AD9"/>
    <w:multiLevelType w:val="multilevel"/>
    <w:tmpl w:val="040813B0"/>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26402D2C"/>
    <w:multiLevelType w:val="multilevel"/>
    <w:tmpl w:val="4F144A56"/>
    <w:lvl w:ilvl="0">
      <w:start w:val="1"/>
      <w:numFmt w:val="bullet"/>
      <w:lvlText w:val=""/>
      <w:lvlJc w:val="left"/>
      <w:pPr>
        <w:ind w:left="718"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27076F27"/>
    <w:multiLevelType w:val="multilevel"/>
    <w:tmpl w:val="E74A98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7E371EB"/>
    <w:multiLevelType w:val="multilevel"/>
    <w:tmpl w:val="46E889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2BC86333"/>
    <w:multiLevelType w:val="multilevel"/>
    <w:tmpl w:val="E66420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2C5D3836"/>
    <w:multiLevelType w:val="multilevel"/>
    <w:tmpl w:val="7F5A3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0EA3057"/>
    <w:multiLevelType w:val="multilevel"/>
    <w:tmpl w:val="84F888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4462FD7"/>
    <w:multiLevelType w:val="multilevel"/>
    <w:tmpl w:val="18BC547E"/>
    <w:lvl w:ilvl="0">
      <w:start w:val="1"/>
      <w:numFmt w:val="bullet"/>
      <w:pStyle w:val="Heading1"/>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47A60B2"/>
    <w:multiLevelType w:val="multilevel"/>
    <w:tmpl w:val="B55882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349C7887"/>
    <w:multiLevelType w:val="multilevel"/>
    <w:tmpl w:val="5D2A71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3565269F"/>
    <w:multiLevelType w:val="multilevel"/>
    <w:tmpl w:val="AE84A6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35F07E30"/>
    <w:multiLevelType w:val="multilevel"/>
    <w:tmpl w:val="8D08EB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79C209D"/>
    <w:multiLevelType w:val="multilevel"/>
    <w:tmpl w:val="ADCA9F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382B1741"/>
    <w:multiLevelType w:val="multilevel"/>
    <w:tmpl w:val="928696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3A7D1259"/>
    <w:multiLevelType w:val="multilevel"/>
    <w:tmpl w:val="A3BC0DA0"/>
    <w:lvl w:ilvl="0">
      <w:start w:val="1"/>
      <w:numFmt w:val="bullet"/>
      <w:lvlText w:val=""/>
      <w:lvlJc w:val="left"/>
      <w:pPr>
        <w:ind w:left="718"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15:restartNumberingAfterBreak="0">
    <w:nsid w:val="3B584CAD"/>
    <w:multiLevelType w:val="multilevel"/>
    <w:tmpl w:val="B70CE7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3D424C17"/>
    <w:multiLevelType w:val="multilevel"/>
    <w:tmpl w:val="986498FE"/>
    <w:lvl w:ilvl="0">
      <w:start w:val="1"/>
      <w:numFmt w:val="bullet"/>
      <w:lvlText w:val=""/>
      <w:lvlJc w:val="left"/>
      <w:pPr>
        <w:ind w:left="718"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3F184A1B"/>
    <w:multiLevelType w:val="multilevel"/>
    <w:tmpl w:val="46DE1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3F1A1096"/>
    <w:multiLevelType w:val="multilevel"/>
    <w:tmpl w:val="F02C5D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15:restartNumberingAfterBreak="0">
    <w:nsid w:val="3F321853"/>
    <w:multiLevelType w:val="multilevel"/>
    <w:tmpl w:val="B9F803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15:restartNumberingAfterBreak="0">
    <w:nsid w:val="4352665C"/>
    <w:multiLevelType w:val="multilevel"/>
    <w:tmpl w:val="3772708C"/>
    <w:lvl w:ilvl="0">
      <w:start w:val="1"/>
      <w:numFmt w:val="bullet"/>
      <w:lvlText w:val="●"/>
      <w:lvlJc w:val="left"/>
      <w:pPr>
        <w:ind w:left="1446" w:hanging="360"/>
      </w:pPr>
      <w:rPr>
        <w:u w:val="none"/>
      </w:rPr>
    </w:lvl>
    <w:lvl w:ilvl="1">
      <w:start w:val="1"/>
      <w:numFmt w:val="bullet"/>
      <w:lvlText w:val="○"/>
      <w:lvlJc w:val="left"/>
      <w:pPr>
        <w:ind w:left="2166" w:hanging="360"/>
      </w:pPr>
      <w:rPr>
        <w:u w:val="none"/>
      </w:rPr>
    </w:lvl>
    <w:lvl w:ilvl="2">
      <w:start w:val="1"/>
      <w:numFmt w:val="bullet"/>
      <w:lvlText w:val="■"/>
      <w:lvlJc w:val="left"/>
      <w:pPr>
        <w:ind w:left="2886" w:hanging="360"/>
      </w:pPr>
      <w:rPr>
        <w:u w:val="none"/>
      </w:rPr>
    </w:lvl>
    <w:lvl w:ilvl="3">
      <w:start w:val="1"/>
      <w:numFmt w:val="bullet"/>
      <w:lvlText w:val="●"/>
      <w:lvlJc w:val="left"/>
      <w:pPr>
        <w:ind w:left="3606" w:hanging="360"/>
      </w:pPr>
      <w:rPr>
        <w:u w:val="none"/>
      </w:rPr>
    </w:lvl>
    <w:lvl w:ilvl="4">
      <w:start w:val="1"/>
      <w:numFmt w:val="bullet"/>
      <w:lvlText w:val="○"/>
      <w:lvlJc w:val="left"/>
      <w:pPr>
        <w:ind w:left="4326" w:hanging="360"/>
      </w:pPr>
      <w:rPr>
        <w:u w:val="none"/>
      </w:rPr>
    </w:lvl>
    <w:lvl w:ilvl="5">
      <w:start w:val="1"/>
      <w:numFmt w:val="bullet"/>
      <w:lvlText w:val="■"/>
      <w:lvlJc w:val="left"/>
      <w:pPr>
        <w:ind w:left="5046" w:hanging="360"/>
      </w:pPr>
      <w:rPr>
        <w:u w:val="none"/>
      </w:rPr>
    </w:lvl>
    <w:lvl w:ilvl="6">
      <w:start w:val="1"/>
      <w:numFmt w:val="bullet"/>
      <w:lvlText w:val="●"/>
      <w:lvlJc w:val="left"/>
      <w:pPr>
        <w:ind w:left="5766" w:hanging="360"/>
      </w:pPr>
      <w:rPr>
        <w:u w:val="none"/>
      </w:rPr>
    </w:lvl>
    <w:lvl w:ilvl="7">
      <w:start w:val="1"/>
      <w:numFmt w:val="bullet"/>
      <w:lvlText w:val="○"/>
      <w:lvlJc w:val="left"/>
      <w:pPr>
        <w:ind w:left="6486" w:hanging="360"/>
      </w:pPr>
      <w:rPr>
        <w:u w:val="none"/>
      </w:rPr>
    </w:lvl>
    <w:lvl w:ilvl="8">
      <w:start w:val="1"/>
      <w:numFmt w:val="bullet"/>
      <w:lvlText w:val="■"/>
      <w:lvlJc w:val="left"/>
      <w:pPr>
        <w:ind w:left="7206" w:hanging="360"/>
      </w:pPr>
      <w:rPr>
        <w:u w:val="none"/>
      </w:rPr>
    </w:lvl>
  </w:abstractNum>
  <w:abstractNum w:abstractNumId="48" w15:restartNumberingAfterBreak="0">
    <w:nsid w:val="43C76DB8"/>
    <w:multiLevelType w:val="multilevel"/>
    <w:tmpl w:val="FEBCFB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43FE2F92"/>
    <w:multiLevelType w:val="multilevel"/>
    <w:tmpl w:val="6340E9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44390D98"/>
    <w:multiLevelType w:val="multilevel"/>
    <w:tmpl w:val="678E430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1" w15:restartNumberingAfterBreak="0">
    <w:nsid w:val="448A3258"/>
    <w:multiLevelType w:val="multilevel"/>
    <w:tmpl w:val="43662E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44B91D8B"/>
    <w:multiLevelType w:val="multilevel"/>
    <w:tmpl w:val="47AAD8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15:restartNumberingAfterBreak="0">
    <w:nsid w:val="45102F0D"/>
    <w:multiLevelType w:val="multilevel"/>
    <w:tmpl w:val="8C065C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15:restartNumberingAfterBreak="0">
    <w:nsid w:val="45340E75"/>
    <w:multiLevelType w:val="multilevel"/>
    <w:tmpl w:val="9C1417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45552150"/>
    <w:multiLevelType w:val="multilevel"/>
    <w:tmpl w:val="85F6B3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15:restartNumberingAfterBreak="0">
    <w:nsid w:val="457D17F1"/>
    <w:multiLevelType w:val="multilevel"/>
    <w:tmpl w:val="51A23C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15:restartNumberingAfterBreak="0">
    <w:nsid w:val="467958F4"/>
    <w:multiLevelType w:val="multilevel"/>
    <w:tmpl w:val="9F02AE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46CE229B"/>
    <w:multiLevelType w:val="multilevel"/>
    <w:tmpl w:val="97B6B0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15:restartNumberingAfterBreak="0">
    <w:nsid w:val="47E55D4B"/>
    <w:multiLevelType w:val="multilevel"/>
    <w:tmpl w:val="6D5AB1C0"/>
    <w:lvl w:ilvl="0">
      <w:start w:val="1"/>
      <w:numFmt w:val="bullet"/>
      <w:lvlText w:val=""/>
      <w:lvlJc w:val="left"/>
      <w:pPr>
        <w:ind w:left="718"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15:restartNumberingAfterBreak="0">
    <w:nsid w:val="483603E7"/>
    <w:multiLevelType w:val="multilevel"/>
    <w:tmpl w:val="C6D67504"/>
    <w:lvl w:ilvl="0">
      <w:start w:val="1"/>
      <w:numFmt w:val="bullet"/>
      <w:lvlText w:val=""/>
      <w:lvlJc w:val="left"/>
      <w:pPr>
        <w:ind w:left="718" w:hanging="360"/>
      </w:pPr>
      <w:rPr>
        <w:rFonts w:ascii="Symbol" w:hAnsi="Symbol" w:hint="default"/>
        <w:u w:val="none"/>
      </w:rPr>
    </w:lvl>
    <w:lvl w:ilvl="1">
      <w:start w:val="1"/>
      <w:numFmt w:val="bullet"/>
      <w:lvlText w:val="○"/>
      <w:lvlJc w:val="left"/>
      <w:pPr>
        <w:ind w:left="2166" w:hanging="360"/>
      </w:pPr>
      <w:rPr>
        <w:u w:val="none"/>
      </w:rPr>
    </w:lvl>
    <w:lvl w:ilvl="2">
      <w:start w:val="1"/>
      <w:numFmt w:val="bullet"/>
      <w:lvlText w:val="■"/>
      <w:lvlJc w:val="left"/>
      <w:pPr>
        <w:ind w:left="2886" w:hanging="360"/>
      </w:pPr>
      <w:rPr>
        <w:u w:val="none"/>
      </w:rPr>
    </w:lvl>
    <w:lvl w:ilvl="3">
      <w:start w:val="1"/>
      <w:numFmt w:val="bullet"/>
      <w:lvlText w:val="●"/>
      <w:lvlJc w:val="left"/>
      <w:pPr>
        <w:ind w:left="3606" w:hanging="360"/>
      </w:pPr>
      <w:rPr>
        <w:u w:val="none"/>
      </w:rPr>
    </w:lvl>
    <w:lvl w:ilvl="4">
      <w:start w:val="1"/>
      <w:numFmt w:val="bullet"/>
      <w:lvlText w:val="○"/>
      <w:lvlJc w:val="left"/>
      <w:pPr>
        <w:ind w:left="4326" w:hanging="360"/>
      </w:pPr>
      <w:rPr>
        <w:u w:val="none"/>
      </w:rPr>
    </w:lvl>
    <w:lvl w:ilvl="5">
      <w:start w:val="1"/>
      <w:numFmt w:val="bullet"/>
      <w:lvlText w:val="■"/>
      <w:lvlJc w:val="left"/>
      <w:pPr>
        <w:ind w:left="5046" w:hanging="360"/>
      </w:pPr>
      <w:rPr>
        <w:u w:val="none"/>
      </w:rPr>
    </w:lvl>
    <w:lvl w:ilvl="6">
      <w:start w:val="1"/>
      <w:numFmt w:val="bullet"/>
      <w:lvlText w:val="●"/>
      <w:lvlJc w:val="left"/>
      <w:pPr>
        <w:ind w:left="5766" w:hanging="360"/>
      </w:pPr>
      <w:rPr>
        <w:u w:val="none"/>
      </w:rPr>
    </w:lvl>
    <w:lvl w:ilvl="7">
      <w:start w:val="1"/>
      <w:numFmt w:val="bullet"/>
      <w:lvlText w:val="○"/>
      <w:lvlJc w:val="left"/>
      <w:pPr>
        <w:ind w:left="6486" w:hanging="360"/>
      </w:pPr>
      <w:rPr>
        <w:u w:val="none"/>
      </w:rPr>
    </w:lvl>
    <w:lvl w:ilvl="8">
      <w:start w:val="1"/>
      <w:numFmt w:val="bullet"/>
      <w:lvlText w:val="■"/>
      <w:lvlJc w:val="left"/>
      <w:pPr>
        <w:ind w:left="7206" w:hanging="360"/>
      </w:pPr>
      <w:rPr>
        <w:u w:val="none"/>
      </w:rPr>
    </w:lvl>
  </w:abstractNum>
  <w:abstractNum w:abstractNumId="61" w15:restartNumberingAfterBreak="0">
    <w:nsid w:val="4A49264C"/>
    <w:multiLevelType w:val="multilevel"/>
    <w:tmpl w:val="B1769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4C7328F1"/>
    <w:multiLevelType w:val="multilevel"/>
    <w:tmpl w:val="CB2AC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4D5E617B"/>
    <w:multiLevelType w:val="multilevel"/>
    <w:tmpl w:val="96FA7B82"/>
    <w:lvl w:ilvl="0">
      <w:start w:val="1"/>
      <w:numFmt w:val="bullet"/>
      <w:lvlText w:val=""/>
      <w:lvlJc w:val="left"/>
      <w:pPr>
        <w:ind w:left="718"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50B45C87"/>
    <w:multiLevelType w:val="multilevel"/>
    <w:tmpl w:val="D6644A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50C445B7"/>
    <w:multiLevelType w:val="hybridMultilevel"/>
    <w:tmpl w:val="651E9358"/>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66" w15:restartNumberingAfterBreak="0">
    <w:nsid w:val="51392C1B"/>
    <w:multiLevelType w:val="multilevel"/>
    <w:tmpl w:val="3CF4DA30"/>
    <w:lvl w:ilvl="0">
      <w:start w:val="1"/>
      <w:numFmt w:val="bullet"/>
      <w:lvlText w:val=""/>
      <w:lvlJc w:val="left"/>
      <w:pPr>
        <w:ind w:left="718"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15:restartNumberingAfterBreak="0">
    <w:nsid w:val="528A3829"/>
    <w:multiLevelType w:val="multilevel"/>
    <w:tmpl w:val="387687EA"/>
    <w:lvl w:ilvl="0">
      <w:start w:val="1"/>
      <w:numFmt w:val="bullet"/>
      <w:lvlText w:val=""/>
      <w:lvlJc w:val="left"/>
      <w:pPr>
        <w:ind w:left="718"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587E1D20"/>
    <w:multiLevelType w:val="multilevel"/>
    <w:tmpl w:val="3668BB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5AF11803"/>
    <w:multiLevelType w:val="multilevel"/>
    <w:tmpl w:val="D9620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5C6D7B54"/>
    <w:multiLevelType w:val="multilevel"/>
    <w:tmpl w:val="5F30517E"/>
    <w:lvl w:ilvl="0">
      <w:start w:val="1"/>
      <w:numFmt w:val="bullet"/>
      <w:lvlText w:val=""/>
      <w:lvlJc w:val="left"/>
      <w:pPr>
        <w:ind w:left="718"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15:restartNumberingAfterBreak="0">
    <w:nsid w:val="5CA61240"/>
    <w:multiLevelType w:val="multilevel"/>
    <w:tmpl w:val="C938F7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15:restartNumberingAfterBreak="0">
    <w:nsid w:val="5DBA6A1C"/>
    <w:multiLevelType w:val="multilevel"/>
    <w:tmpl w:val="E38CFA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5E455874"/>
    <w:multiLevelType w:val="multilevel"/>
    <w:tmpl w:val="A7D06258"/>
    <w:lvl w:ilvl="0">
      <w:start w:val="1"/>
      <w:numFmt w:val="bullet"/>
      <w:lvlText w:val=""/>
      <w:lvlJc w:val="left"/>
      <w:pPr>
        <w:ind w:left="718"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4" w15:restartNumberingAfterBreak="0">
    <w:nsid w:val="5F977B9E"/>
    <w:multiLevelType w:val="multilevel"/>
    <w:tmpl w:val="3D6815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15:restartNumberingAfterBreak="0">
    <w:nsid w:val="61385FE8"/>
    <w:multiLevelType w:val="multilevel"/>
    <w:tmpl w:val="14CE95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15:restartNumberingAfterBreak="0">
    <w:nsid w:val="644044FB"/>
    <w:multiLevelType w:val="multilevel"/>
    <w:tmpl w:val="4A3E91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66F46B7B"/>
    <w:multiLevelType w:val="multilevel"/>
    <w:tmpl w:val="39024A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67322596"/>
    <w:multiLevelType w:val="multilevel"/>
    <w:tmpl w:val="2D1AAB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68031429"/>
    <w:multiLevelType w:val="multilevel"/>
    <w:tmpl w:val="566AA0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0" w15:restartNumberingAfterBreak="0">
    <w:nsid w:val="68403607"/>
    <w:multiLevelType w:val="multilevel"/>
    <w:tmpl w:val="ED187A1A"/>
    <w:lvl w:ilvl="0">
      <w:start w:val="1"/>
      <w:numFmt w:val="decimal"/>
      <w:lvlText w:val="%1."/>
      <w:lvlJc w:val="left"/>
      <w:pPr>
        <w:ind w:left="270" w:hanging="18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68D87E4A"/>
    <w:multiLevelType w:val="multilevel"/>
    <w:tmpl w:val="6D26C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15:restartNumberingAfterBreak="0">
    <w:nsid w:val="694F36EE"/>
    <w:multiLevelType w:val="multilevel"/>
    <w:tmpl w:val="0A5263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3" w15:restartNumberingAfterBreak="0">
    <w:nsid w:val="698310D6"/>
    <w:multiLevelType w:val="multilevel"/>
    <w:tmpl w:val="528882F2"/>
    <w:lvl w:ilvl="0">
      <w:start w:val="1"/>
      <w:numFmt w:val="bullet"/>
      <w:lvlText w:val=""/>
      <w:lvlJc w:val="left"/>
      <w:pPr>
        <w:ind w:left="718"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4" w15:restartNumberingAfterBreak="0">
    <w:nsid w:val="6B253C98"/>
    <w:multiLevelType w:val="hybridMultilevel"/>
    <w:tmpl w:val="987403A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85" w15:restartNumberingAfterBreak="0">
    <w:nsid w:val="6CE84D43"/>
    <w:multiLevelType w:val="multilevel"/>
    <w:tmpl w:val="A4D64C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6D6D377B"/>
    <w:multiLevelType w:val="multilevel"/>
    <w:tmpl w:val="3C0291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6E505101"/>
    <w:multiLevelType w:val="multilevel"/>
    <w:tmpl w:val="BF92CC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6F1A1720"/>
    <w:multiLevelType w:val="multilevel"/>
    <w:tmpl w:val="AF5006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6FE56C47"/>
    <w:multiLevelType w:val="multilevel"/>
    <w:tmpl w:val="4DC4D534"/>
    <w:lvl w:ilvl="0">
      <w:start w:val="1"/>
      <w:numFmt w:val="bullet"/>
      <w:lvlText w:val=""/>
      <w:lvlJc w:val="left"/>
      <w:pPr>
        <w:ind w:left="718"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72EC15A8"/>
    <w:multiLevelType w:val="multilevel"/>
    <w:tmpl w:val="FAD8D796"/>
    <w:lvl w:ilvl="0">
      <w:start w:val="1"/>
      <w:numFmt w:val="bullet"/>
      <w:lvlText w:val=""/>
      <w:lvlJc w:val="left"/>
      <w:pPr>
        <w:ind w:left="718"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1" w15:restartNumberingAfterBreak="0">
    <w:nsid w:val="74B04E24"/>
    <w:multiLevelType w:val="hybridMultilevel"/>
    <w:tmpl w:val="E366604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92" w15:restartNumberingAfterBreak="0">
    <w:nsid w:val="760E464A"/>
    <w:multiLevelType w:val="multilevel"/>
    <w:tmpl w:val="9CF4BF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15:restartNumberingAfterBreak="0">
    <w:nsid w:val="771E05BA"/>
    <w:multiLevelType w:val="multilevel"/>
    <w:tmpl w:val="C9067A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4" w15:restartNumberingAfterBreak="0">
    <w:nsid w:val="775261E5"/>
    <w:multiLevelType w:val="multilevel"/>
    <w:tmpl w:val="B11ADD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77A700B4"/>
    <w:multiLevelType w:val="hybridMultilevel"/>
    <w:tmpl w:val="D5FE2E5C"/>
    <w:lvl w:ilvl="0" w:tplc="2C38D04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8467536"/>
    <w:multiLevelType w:val="multilevel"/>
    <w:tmpl w:val="C2A017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7" w15:restartNumberingAfterBreak="0">
    <w:nsid w:val="7BA36C88"/>
    <w:multiLevelType w:val="multilevel"/>
    <w:tmpl w:val="D66A55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8" w15:restartNumberingAfterBreak="0">
    <w:nsid w:val="7BA651E5"/>
    <w:multiLevelType w:val="multilevel"/>
    <w:tmpl w:val="060447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15:restartNumberingAfterBreak="0">
    <w:nsid w:val="7C3A1890"/>
    <w:multiLevelType w:val="multilevel"/>
    <w:tmpl w:val="27D81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7C3E1F16"/>
    <w:multiLevelType w:val="multilevel"/>
    <w:tmpl w:val="7518A340"/>
    <w:lvl w:ilvl="0">
      <w:start w:val="1"/>
      <w:numFmt w:val="bullet"/>
      <w:lvlText w:val=""/>
      <w:lvlJc w:val="left"/>
      <w:pPr>
        <w:ind w:left="718"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1" w15:restartNumberingAfterBreak="0">
    <w:nsid w:val="7D520D61"/>
    <w:multiLevelType w:val="multilevel"/>
    <w:tmpl w:val="E676BC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7F2E670A"/>
    <w:multiLevelType w:val="multilevel"/>
    <w:tmpl w:val="60364C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402482362">
    <w:abstractNumId w:val="34"/>
  </w:num>
  <w:num w:numId="2" w16cid:durableId="745687315">
    <w:abstractNumId w:val="52"/>
  </w:num>
  <w:num w:numId="3" w16cid:durableId="1058817587">
    <w:abstractNumId w:val="96"/>
  </w:num>
  <w:num w:numId="4" w16cid:durableId="1045983002">
    <w:abstractNumId w:val="46"/>
  </w:num>
  <w:num w:numId="5" w16cid:durableId="900870875">
    <w:abstractNumId w:val="45"/>
  </w:num>
  <w:num w:numId="6" w16cid:durableId="1526868892">
    <w:abstractNumId w:val="80"/>
  </w:num>
  <w:num w:numId="7" w16cid:durableId="1748189968">
    <w:abstractNumId w:val="26"/>
  </w:num>
  <w:num w:numId="8" w16cid:durableId="2098676005">
    <w:abstractNumId w:val="97"/>
  </w:num>
  <w:num w:numId="9" w16cid:durableId="1126851133">
    <w:abstractNumId w:val="36"/>
  </w:num>
  <w:num w:numId="10" w16cid:durableId="1367945033">
    <w:abstractNumId w:val="22"/>
  </w:num>
  <w:num w:numId="11" w16cid:durableId="2136753330">
    <w:abstractNumId w:val="64"/>
  </w:num>
  <w:num w:numId="12" w16cid:durableId="144200512">
    <w:abstractNumId w:val="50"/>
  </w:num>
  <w:num w:numId="13" w16cid:durableId="1347948924">
    <w:abstractNumId w:val="32"/>
  </w:num>
  <w:num w:numId="14" w16cid:durableId="2033337883">
    <w:abstractNumId w:val="76"/>
  </w:num>
  <w:num w:numId="15" w16cid:durableId="828601051">
    <w:abstractNumId w:val="21"/>
  </w:num>
  <w:num w:numId="16" w16cid:durableId="794832096">
    <w:abstractNumId w:val="49"/>
  </w:num>
  <w:num w:numId="17" w16cid:durableId="1970160478">
    <w:abstractNumId w:val="69"/>
  </w:num>
  <w:num w:numId="18" w16cid:durableId="1146165119">
    <w:abstractNumId w:val="29"/>
  </w:num>
  <w:num w:numId="19" w16cid:durableId="1043794101">
    <w:abstractNumId w:val="31"/>
  </w:num>
  <w:num w:numId="20" w16cid:durableId="206576222">
    <w:abstractNumId w:val="57"/>
  </w:num>
  <w:num w:numId="21" w16cid:durableId="776410483">
    <w:abstractNumId w:val="8"/>
  </w:num>
  <w:num w:numId="22" w16cid:durableId="130372592">
    <w:abstractNumId w:val="18"/>
  </w:num>
  <w:num w:numId="23" w16cid:durableId="331370669">
    <w:abstractNumId w:val="86"/>
  </w:num>
  <w:num w:numId="24" w16cid:durableId="1826554001">
    <w:abstractNumId w:val="61"/>
  </w:num>
  <w:num w:numId="25" w16cid:durableId="879050847">
    <w:abstractNumId w:val="15"/>
  </w:num>
  <w:num w:numId="26" w16cid:durableId="1985086043">
    <w:abstractNumId w:val="39"/>
  </w:num>
  <w:num w:numId="27" w16cid:durableId="96369231">
    <w:abstractNumId w:val="6"/>
  </w:num>
  <w:num w:numId="28" w16cid:durableId="641540117">
    <w:abstractNumId w:val="0"/>
  </w:num>
  <w:num w:numId="29" w16cid:durableId="1657568826">
    <w:abstractNumId w:val="82"/>
  </w:num>
  <w:num w:numId="30" w16cid:durableId="1800494870">
    <w:abstractNumId w:val="11"/>
  </w:num>
  <w:num w:numId="31" w16cid:durableId="1802573695">
    <w:abstractNumId w:val="102"/>
  </w:num>
  <w:num w:numId="32" w16cid:durableId="1287204205">
    <w:abstractNumId w:val="20"/>
  </w:num>
  <w:num w:numId="33" w16cid:durableId="99839875">
    <w:abstractNumId w:val="81"/>
  </w:num>
  <w:num w:numId="34" w16cid:durableId="22827970">
    <w:abstractNumId w:val="54"/>
  </w:num>
  <w:num w:numId="35" w16cid:durableId="1001734870">
    <w:abstractNumId w:val="79"/>
  </w:num>
  <w:num w:numId="36" w16cid:durableId="504587752">
    <w:abstractNumId w:val="58"/>
  </w:num>
  <w:num w:numId="37" w16cid:durableId="143201762">
    <w:abstractNumId w:val="5"/>
  </w:num>
  <w:num w:numId="38" w16cid:durableId="1142310381">
    <w:abstractNumId w:val="1"/>
  </w:num>
  <w:num w:numId="39" w16cid:durableId="11811240">
    <w:abstractNumId w:val="42"/>
  </w:num>
  <w:num w:numId="40" w16cid:durableId="779956516">
    <w:abstractNumId w:val="55"/>
  </w:num>
  <w:num w:numId="41" w16cid:durableId="1895848027">
    <w:abstractNumId w:val="10"/>
  </w:num>
  <w:num w:numId="42" w16cid:durableId="2060204086">
    <w:abstractNumId w:val="48"/>
  </w:num>
  <w:num w:numId="43" w16cid:durableId="94907174">
    <w:abstractNumId w:val="72"/>
  </w:num>
  <w:num w:numId="44" w16cid:durableId="614993037">
    <w:abstractNumId w:val="77"/>
  </w:num>
  <w:num w:numId="45" w16cid:durableId="1430468412">
    <w:abstractNumId w:val="7"/>
  </w:num>
  <w:num w:numId="46" w16cid:durableId="1749575728">
    <w:abstractNumId w:val="35"/>
  </w:num>
  <w:num w:numId="47" w16cid:durableId="4598738">
    <w:abstractNumId w:val="98"/>
  </w:num>
  <w:num w:numId="48" w16cid:durableId="490945307">
    <w:abstractNumId w:val="30"/>
  </w:num>
  <w:num w:numId="49" w16cid:durableId="118962045">
    <w:abstractNumId w:val="53"/>
  </w:num>
  <w:num w:numId="50" w16cid:durableId="1202086537">
    <w:abstractNumId w:val="47"/>
  </w:num>
  <w:num w:numId="51" w16cid:durableId="391272473">
    <w:abstractNumId w:val="23"/>
  </w:num>
  <w:num w:numId="52" w16cid:durableId="1378892972">
    <w:abstractNumId w:val="56"/>
  </w:num>
  <w:num w:numId="53" w16cid:durableId="514617158">
    <w:abstractNumId w:val="62"/>
  </w:num>
  <w:num w:numId="54" w16cid:durableId="880479537">
    <w:abstractNumId w:val="16"/>
  </w:num>
  <w:num w:numId="55" w16cid:durableId="99646785">
    <w:abstractNumId w:val="33"/>
  </w:num>
  <w:num w:numId="56" w16cid:durableId="2041854610">
    <w:abstractNumId w:val="12"/>
  </w:num>
  <w:num w:numId="57" w16cid:durableId="1863544775">
    <w:abstractNumId w:val="74"/>
  </w:num>
  <w:num w:numId="58" w16cid:durableId="126894535">
    <w:abstractNumId w:val="38"/>
  </w:num>
  <w:num w:numId="59" w16cid:durableId="1957054043">
    <w:abstractNumId w:val="40"/>
  </w:num>
  <w:num w:numId="60" w16cid:durableId="1541236508">
    <w:abstractNumId w:val="2"/>
  </w:num>
  <w:num w:numId="61" w16cid:durableId="1738237531">
    <w:abstractNumId w:val="87"/>
  </w:num>
  <w:num w:numId="62" w16cid:durableId="465657614">
    <w:abstractNumId w:val="92"/>
  </w:num>
  <w:num w:numId="63" w16cid:durableId="620498631">
    <w:abstractNumId w:val="71"/>
  </w:num>
  <w:num w:numId="64" w16cid:durableId="1707287924">
    <w:abstractNumId w:val="37"/>
  </w:num>
  <w:num w:numId="65" w16cid:durableId="1899434783">
    <w:abstractNumId w:val="75"/>
  </w:num>
  <w:num w:numId="66" w16cid:durableId="1433670330">
    <w:abstractNumId w:val="25"/>
  </w:num>
  <w:num w:numId="67" w16cid:durableId="1109155453">
    <w:abstractNumId w:val="17"/>
  </w:num>
  <w:num w:numId="68" w16cid:durableId="1756898993">
    <w:abstractNumId w:val="99"/>
  </w:num>
  <w:num w:numId="69" w16cid:durableId="178661548">
    <w:abstractNumId w:val="85"/>
  </w:num>
  <w:num w:numId="70" w16cid:durableId="878589718">
    <w:abstractNumId w:val="93"/>
  </w:num>
  <w:num w:numId="71" w16cid:durableId="446968298">
    <w:abstractNumId w:val="4"/>
  </w:num>
  <w:num w:numId="72" w16cid:durableId="1261908550">
    <w:abstractNumId w:val="101"/>
  </w:num>
  <w:num w:numId="73" w16cid:durableId="1525552368">
    <w:abstractNumId w:val="88"/>
  </w:num>
  <w:num w:numId="74" w16cid:durableId="2131587960">
    <w:abstractNumId w:val="94"/>
  </w:num>
  <w:num w:numId="75" w16cid:durableId="1535382292">
    <w:abstractNumId w:val="9"/>
  </w:num>
  <w:num w:numId="76" w16cid:durableId="1652442985">
    <w:abstractNumId w:val="24"/>
  </w:num>
  <w:num w:numId="77" w16cid:durableId="1569270165">
    <w:abstractNumId w:val="78"/>
  </w:num>
  <w:num w:numId="78" w16cid:durableId="1596210164">
    <w:abstractNumId w:val="44"/>
  </w:num>
  <w:num w:numId="79" w16cid:durableId="1484128863">
    <w:abstractNumId w:val="68"/>
  </w:num>
  <w:num w:numId="80" w16cid:durableId="1211265752">
    <w:abstractNumId w:val="95"/>
  </w:num>
  <w:num w:numId="81" w16cid:durableId="2006661526">
    <w:abstractNumId w:val="27"/>
  </w:num>
  <w:num w:numId="82" w16cid:durableId="1104150913">
    <w:abstractNumId w:val="84"/>
  </w:num>
  <w:num w:numId="83" w16cid:durableId="1968968567">
    <w:abstractNumId w:val="60"/>
  </w:num>
  <w:num w:numId="84" w16cid:durableId="630137722">
    <w:abstractNumId w:val="28"/>
  </w:num>
  <w:num w:numId="85" w16cid:durableId="841506522">
    <w:abstractNumId w:val="19"/>
  </w:num>
  <w:num w:numId="86" w16cid:durableId="1281642638">
    <w:abstractNumId w:val="66"/>
  </w:num>
  <w:num w:numId="87" w16cid:durableId="1120033452">
    <w:abstractNumId w:val="43"/>
  </w:num>
  <w:num w:numId="88" w16cid:durableId="1125270892">
    <w:abstractNumId w:val="91"/>
  </w:num>
  <w:num w:numId="89" w16cid:durableId="107898691">
    <w:abstractNumId w:val="41"/>
  </w:num>
  <w:num w:numId="90" w16cid:durableId="450132430">
    <w:abstractNumId w:val="83"/>
  </w:num>
  <w:num w:numId="91" w16cid:durableId="325132971">
    <w:abstractNumId w:val="70"/>
  </w:num>
  <w:num w:numId="92" w16cid:durableId="1355156618">
    <w:abstractNumId w:val="59"/>
  </w:num>
  <w:num w:numId="93" w16cid:durableId="636839936">
    <w:abstractNumId w:val="3"/>
  </w:num>
  <w:num w:numId="94" w16cid:durableId="1361591184">
    <w:abstractNumId w:val="13"/>
  </w:num>
  <w:num w:numId="95" w16cid:durableId="730082241">
    <w:abstractNumId w:val="73"/>
  </w:num>
  <w:num w:numId="96" w16cid:durableId="1353916842">
    <w:abstractNumId w:val="100"/>
  </w:num>
  <w:num w:numId="97" w16cid:durableId="1170830018">
    <w:abstractNumId w:val="65"/>
  </w:num>
  <w:num w:numId="98" w16cid:durableId="1890846693">
    <w:abstractNumId w:val="90"/>
  </w:num>
  <w:num w:numId="99" w16cid:durableId="1032656714">
    <w:abstractNumId w:val="14"/>
  </w:num>
  <w:num w:numId="100" w16cid:durableId="1233735949">
    <w:abstractNumId w:val="67"/>
  </w:num>
  <w:num w:numId="101" w16cid:durableId="2024700230">
    <w:abstractNumId w:val="63"/>
  </w:num>
  <w:num w:numId="102" w16cid:durableId="909849750">
    <w:abstractNumId w:val="89"/>
  </w:num>
  <w:num w:numId="103" w16cid:durableId="894047148">
    <w:abstractNumId w:val="51"/>
  </w:num>
  <w:numIdMacAtCleanup w:val="8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araz Bagher Nezhad Ghazijahani">
    <w15:presenceInfo w15:providerId="AD" w15:userId="S::fbaghernezhad11788@ada.edu.az::634ea13f-0706-4ba7-a848-83bc27b5e3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CC0"/>
    <w:rsid w:val="0000777C"/>
    <w:rsid w:val="00147248"/>
    <w:rsid w:val="00156C76"/>
    <w:rsid w:val="00267932"/>
    <w:rsid w:val="002C7868"/>
    <w:rsid w:val="002E7D89"/>
    <w:rsid w:val="00322D05"/>
    <w:rsid w:val="00395BA3"/>
    <w:rsid w:val="003E7C97"/>
    <w:rsid w:val="00435162"/>
    <w:rsid w:val="0053652B"/>
    <w:rsid w:val="005F7B58"/>
    <w:rsid w:val="0061326C"/>
    <w:rsid w:val="007436D1"/>
    <w:rsid w:val="008B1C74"/>
    <w:rsid w:val="00990C32"/>
    <w:rsid w:val="00994490"/>
    <w:rsid w:val="00996C59"/>
    <w:rsid w:val="00A60CC0"/>
    <w:rsid w:val="00A957DF"/>
    <w:rsid w:val="00AD7A36"/>
    <w:rsid w:val="00BA209B"/>
    <w:rsid w:val="00CB3D62"/>
    <w:rsid w:val="00CC0985"/>
    <w:rsid w:val="00DB58D1"/>
    <w:rsid w:val="00DC7BFB"/>
    <w:rsid w:val="00DF7029"/>
    <w:rsid w:val="00E1270B"/>
    <w:rsid w:val="00EA7617"/>
    <w:rsid w:val="00F42744"/>
    <w:rsid w:val="00F70A44"/>
    <w:rsid w:val="00F72FB7"/>
    <w:rsid w:val="00FE37B1"/>
    <w:rsid w:val="00FF29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53929"/>
  <w15:docId w15:val="{F25D2323-9A3A-49DB-9DA1-9456C9D23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rPr>
  </w:style>
  <w:style w:type="paragraph" w:styleId="Heading1">
    <w:name w:val="heading 1"/>
    <w:basedOn w:val="Normal"/>
    <w:next w:val="Normal"/>
    <w:uiPriority w:val="9"/>
    <w:qFormat/>
    <w:pPr>
      <w:keepNext/>
      <w:keepLines/>
      <w:numPr>
        <w:numId w:val="1"/>
      </w:numPr>
      <w:spacing w:before="480"/>
      <w:ind w:left="426" w:hanging="426"/>
    </w:pPr>
    <w:rPr>
      <w:rFonts w:ascii="Arial" w:eastAsia="Times New Roman" w:hAnsi="Arial" w:cs="Times New Roman"/>
      <w:b/>
      <w:bCs/>
      <w:color w:val="31849B"/>
      <w:sz w:val="32"/>
      <w:szCs w:val="28"/>
    </w:rPr>
  </w:style>
  <w:style w:type="paragraph" w:styleId="Heading2">
    <w:name w:val="heading 2"/>
    <w:basedOn w:val="Normal"/>
    <w:next w:val="Normal"/>
    <w:uiPriority w:val="9"/>
    <w:unhideWhenUsed/>
    <w:qFormat/>
    <w:pPr>
      <w:keepNext/>
      <w:keepLines/>
      <w:spacing w:before="200"/>
      <w:outlineLvl w:val="1"/>
    </w:pPr>
    <w:rPr>
      <w:rFonts w:ascii="Arial" w:eastAsia="Times New Roman" w:hAnsi="Arial" w:cs="Times New Roman"/>
      <w:b/>
      <w:bCs/>
      <w:color w:val="31849B"/>
      <w:szCs w:val="26"/>
    </w:rPr>
  </w:style>
  <w:style w:type="paragraph" w:styleId="Heading3">
    <w:name w:val="heading 3"/>
    <w:basedOn w:val="Normal"/>
    <w:next w:val="Normal"/>
    <w:uiPriority w:val="9"/>
    <w:unhideWhenUsed/>
    <w:qFormat/>
    <w:pPr>
      <w:keepNext/>
      <w:keepLines/>
      <w:spacing w:before="200"/>
      <w:outlineLvl w:val="2"/>
    </w:pPr>
    <w:rPr>
      <w:rFonts w:ascii="Arial" w:hAnsi="Arial" w:cs="Times New Roman"/>
      <w:b/>
      <w:bC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31849B"/>
      </w:pBdr>
      <w:spacing w:after="300"/>
      <w:contextualSpacing/>
    </w:pPr>
    <w:rPr>
      <w:rFonts w:ascii="Arial" w:eastAsia="Times New Roman" w:hAnsi="Arial" w:cs="Times New Roman"/>
      <w:b/>
      <w:color w:val="31849B"/>
      <w:spacing w:val="5"/>
      <w:kern w:val="28"/>
      <w:sz w:val="52"/>
      <w:szCs w:val="5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pPr>
      <w:ind w:left="720"/>
      <w:contextualSpacing/>
    </w:pPr>
  </w:style>
  <w:style w:type="paragraph" w:styleId="BalloonText">
    <w:name w:val="Balloon Text"/>
    <w:basedOn w:val="Normal"/>
    <w:qFormat/>
    <w:rPr>
      <w:rFonts w:ascii="Tahoma" w:hAnsi="Tahoma" w:cs="Tahoma"/>
      <w:sz w:val="16"/>
      <w:szCs w:val="16"/>
    </w:rPr>
  </w:style>
  <w:style w:type="character" w:customStyle="1" w:styleId="BalloonTextChar">
    <w:name w:val="Balloon Text Char"/>
    <w:basedOn w:val="DefaultParagraphFont"/>
    <w:rPr>
      <w:rFonts w:ascii="Tahoma" w:hAnsi="Tahoma" w:cs="Tahoma"/>
      <w:w w:val="100"/>
      <w:position w:val="-1"/>
      <w:sz w:val="16"/>
      <w:szCs w:val="16"/>
      <w:effect w:val="none"/>
      <w:vertAlign w:val="baseline"/>
      <w:cs w:val="0"/>
      <w:em w:val="none"/>
    </w:rPr>
  </w:style>
  <w:style w:type="character" w:styleId="Hyperlink">
    <w:name w:val="Hyperlink"/>
    <w:basedOn w:val="DefaultParagraphFont"/>
    <w:uiPriority w:val="99"/>
    <w:qFormat/>
    <w:rPr>
      <w:color w:val="0000FF"/>
      <w:w w:val="100"/>
      <w:position w:val="-1"/>
      <w:u w:val="single"/>
      <w:effect w:val="none"/>
      <w:vertAlign w:val="baseline"/>
      <w:cs w:val="0"/>
      <w:em w:val="none"/>
    </w:rPr>
  </w:style>
  <w:style w:type="character" w:styleId="FollowedHyperlink">
    <w:name w:val="FollowedHyperlink"/>
    <w:basedOn w:val="DefaultParagraphFont"/>
    <w:qFormat/>
    <w:rPr>
      <w:color w:val="800080"/>
      <w:w w:val="100"/>
      <w:position w:val="-1"/>
      <w:u w:val="single"/>
      <w:effect w:val="none"/>
      <w:vertAlign w:val="baseline"/>
      <w:cs w:val="0"/>
      <w:em w:val="none"/>
    </w:rPr>
  </w:style>
  <w:style w:type="paragraph" w:styleId="Header">
    <w:name w:val="header"/>
    <w:basedOn w:val="Normal"/>
    <w:qFormat/>
  </w:style>
  <w:style w:type="character" w:customStyle="1" w:styleId="HeaderChar">
    <w:name w:val="Header Char"/>
    <w:basedOn w:val="DefaultParagraphFont"/>
    <w:rPr>
      <w:w w:val="100"/>
      <w:position w:val="-1"/>
      <w:effect w:val="none"/>
      <w:vertAlign w:val="baseline"/>
      <w:cs w:val="0"/>
      <w:em w:val="none"/>
    </w:rPr>
  </w:style>
  <w:style w:type="paragraph" w:styleId="Footer">
    <w:name w:val="footer"/>
    <w:basedOn w:val="Normal"/>
    <w:qFormat/>
  </w:style>
  <w:style w:type="character" w:customStyle="1" w:styleId="FooterChar">
    <w:name w:val="Footer Char"/>
    <w:basedOn w:val="DefaultParagraphFont"/>
    <w:rPr>
      <w:w w:val="100"/>
      <w:position w:val="-1"/>
      <w:effect w:val="none"/>
      <w:vertAlign w:val="baseline"/>
      <w:cs w:val="0"/>
      <w:em w:val="none"/>
    </w:rPr>
  </w:style>
  <w:style w:type="character" w:styleId="PageNumber">
    <w:name w:val="page number"/>
    <w:basedOn w:val="DefaultParagraphFont"/>
    <w:rPr>
      <w:w w:val="100"/>
      <w:position w:val="-1"/>
      <w:effect w:val="none"/>
      <w:vertAlign w:val="baseline"/>
      <w:cs w:val="0"/>
      <w:em w:val="none"/>
    </w:rPr>
  </w:style>
  <w:style w:type="character" w:customStyle="1" w:styleId="TitleChar">
    <w:name w:val="Title Char"/>
    <w:basedOn w:val="DefaultParagraphFont"/>
    <w:rPr>
      <w:rFonts w:ascii="Arial" w:eastAsia="Times New Roman" w:hAnsi="Arial" w:cs="Times New Roman"/>
      <w:b/>
      <w:color w:val="31849B"/>
      <w:spacing w:val="5"/>
      <w:w w:val="100"/>
      <w:kern w:val="28"/>
      <w:position w:val="-1"/>
      <w:sz w:val="52"/>
      <w:szCs w:val="52"/>
      <w:effect w:val="none"/>
      <w:vertAlign w:val="baseline"/>
      <w:cs w:val="0"/>
      <w:em w:val="none"/>
    </w:rPr>
  </w:style>
  <w:style w:type="character" w:customStyle="1" w:styleId="Heading1Char">
    <w:name w:val="Heading 1 Char"/>
    <w:basedOn w:val="DefaultParagraphFont"/>
    <w:rPr>
      <w:rFonts w:ascii="Arial" w:hAnsi="Arial" w:cs="Times New Roman"/>
      <w:b/>
      <w:bCs/>
      <w:color w:val="31849B"/>
      <w:w w:val="100"/>
      <w:position w:val="-1"/>
      <w:sz w:val="32"/>
      <w:szCs w:val="28"/>
      <w:effect w:val="none"/>
      <w:vertAlign w:val="baseline"/>
      <w:cs w:val="0"/>
      <w:em w:val="none"/>
    </w:rPr>
  </w:style>
  <w:style w:type="character" w:customStyle="1" w:styleId="Heading2Char">
    <w:name w:val="Heading 2 Char"/>
    <w:basedOn w:val="DefaultParagraphFont"/>
    <w:rPr>
      <w:rFonts w:ascii="Arial" w:eastAsia="Times New Roman" w:hAnsi="Arial" w:cs="Times New Roman"/>
      <w:b/>
      <w:bCs/>
      <w:color w:val="31849B"/>
      <w:w w:val="100"/>
      <w:position w:val="-1"/>
      <w:szCs w:val="26"/>
      <w:effect w:val="none"/>
      <w:vertAlign w:val="baseline"/>
      <w:cs w:val="0"/>
      <w:em w:val="none"/>
    </w:rPr>
  </w:style>
  <w:style w:type="character" w:customStyle="1" w:styleId="Heading3Char">
    <w:name w:val="Heading 3 Char"/>
    <w:basedOn w:val="DefaultParagraphFont"/>
    <w:rPr>
      <w:rFonts w:ascii="Arial" w:hAnsi="Arial" w:cs="Times New Roman"/>
      <w:b/>
      <w:bCs/>
      <w:w w:val="100"/>
      <w:position w:val="-1"/>
      <w:sz w:val="24"/>
      <w:szCs w:val="24"/>
      <w:effect w:val="none"/>
      <w:vertAlign w:val="baseline"/>
      <w:cs w:val="0"/>
      <w:em w:val="none"/>
    </w:rPr>
  </w:style>
  <w:style w:type="paragraph" w:customStyle="1" w:styleId="level2bullet">
    <w:name w:val="level 2 bullet"/>
    <w:basedOn w:val="Normal"/>
    <w:pPr>
      <w:tabs>
        <w:tab w:val="left" w:pos="720"/>
        <w:tab w:val="left" w:pos="5760"/>
      </w:tabs>
      <w:ind w:left="576" w:right="720" w:hanging="288"/>
    </w:pPr>
    <w:rPr>
      <w:rFonts w:ascii="Times New Roman" w:hAnsi="Times New Roman" w:cs="Times New Roman"/>
      <w:color w:val="000000"/>
      <w:szCs w:val="20"/>
    </w:rPr>
  </w:style>
  <w:style w:type="paragraph" w:customStyle="1" w:styleId="Normal1">
    <w:name w:val="Normal1"/>
    <w:pPr>
      <w:suppressAutoHyphens/>
      <w:spacing w:after="240" w:line="1" w:lineRule="atLeast"/>
      <w:ind w:leftChars="-1" w:left="-1" w:hangingChars="1" w:hanging="1"/>
      <w:jc w:val="both"/>
      <w:textDirection w:val="btLr"/>
      <w:textAlignment w:val="top"/>
      <w:outlineLvl w:val="0"/>
    </w:pPr>
    <w:rPr>
      <w:rFonts w:ascii="Arial" w:eastAsia="Arial" w:hAnsi="Arial"/>
      <w:color w:val="000000"/>
      <w:position w:val="-1"/>
    </w:rPr>
  </w:style>
  <w:style w:type="paragraph" w:styleId="FootnoteText">
    <w:name w:val="footnote text"/>
    <w:basedOn w:val="Normal"/>
    <w:qFormat/>
    <w:rPr>
      <w:sz w:val="20"/>
      <w:szCs w:val="20"/>
    </w:rPr>
  </w:style>
  <w:style w:type="character" w:customStyle="1" w:styleId="FootnoteTextChar">
    <w:name w:val="Footnote Text Char"/>
    <w:basedOn w:val="DefaultParagraphFont"/>
    <w:rPr>
      <w:w w:val="100"/>
      <w:position w:val="-1"/>
      <w:effect w:val="none"/>
      <w:vertAlign w:val="baseline"/>
      <w:cs w:val="0"/>
      <w:em w:val="none"/>
    </w:rPr>
  </w:style>
  <w:style w:type="character" w:styleId="FootnoteReference">
    <w:name w:val="footnote reference"/>
    <w:basedOn w:val="DefaultParagraphFont"/>
    <w:qFormat/>
    <w:rPr>
      <w:w w:val="100"/>
      <w:position w:val="-1"/>
      <w:effect w:val="none"/>
      <w:vertAlign w:val="superscript"/>
      <w:cs w:val="0"/>
      <w:em w:val="non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paragraph" w:styleId="TOCHeading">
    <w:name w:val="TOC Heading"/>
    <w:basedOn w:val="Heading1"/>
    <w:next w:val="Normal"/>
    <w:uiPriority w:val="39"/>
    <w:unhideWhenUsed/>
    <w:qFormat/>
    <w:rsid w:val="00CB3D62"/>
    <w:pPr>
      <w:numPr>
        <w:numId w:val="0"/>
      </w:numPr>
      <w:suppressAutoHyphens w:val="0"/>
      <w:spacing w:before="240" w:line="259" w:lineRule="auto"/>
      <w:textDirection w:val="lrTb"/>
      <w:textAlignment w:val="auto"/>
      <w:outlineLvl w:val="9"/>
    </w:pPr>
    <w:rPr>
      <w:rFonts w:asciiTheme="majorHAnsi" w:eastAsiaTheme="majorEastAsia" w:hAnsiTheme="majorHAnsi" w:cstheme="majorBidi"/>
      <w:b w:val="0"/>
      <w:bCs w:val="0"/>
      <w:color w:val="365F91" w:themeColor="accent1" w:themeShade="BF"/>
      <w:position w:val="0"/>
      <w:szCs w:val="32"/>
    </w:rPr>
  </w:style>
  <w:style w:type="paragraph" w:styleId="TOC1">
    <w:name w:val="toc 1"/>
    <w:basedOn w:val="Normal"/>
    <w:next w:val="Normal"/>
    <w:autoRedefine/>
    <w:uiPriority w:val="39"/>
    <w:unhideWhenUsed/>
    <w:rsid w:val="00CB3D62"/>
    <w:pPr>
      <w:spacing w:before="120"/>
      <w:ind w:left="0"/>
    </w:pPr>
    <w:rPr>
      <w:rFonts w:asciiTheme="minorHAnsi" w:hAnsiTheme="minorHAnsi"/>
      <w:b/>
      <w:bCs/>
      <w:i/>
      <w:iCs/>
    </w:rPr>
  </w:style>
  <w:style w:type="paragraph" w:styleId="TOC2">
    <w:name w:val="toc 2"/>
    <w:basedOn w:val="Normal"/>
    <w:next w:val="Normal"/>
    <w:autoRedefine/>
    <w:uiPriority w:val="39"/>
    <w:unhideWhenUsed/>
    <w:rsid w:val="00CB3D62"/>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CB3D62"/>
    <w:pPr>
      <w:ind w:left="480"/>
    </w:pPr>
    <w:rPr>
      <w:rFonts w:asciiTheme="minorHAnsi" w:hAnsiTheme="minorHAnsi"/>
      <w:sz w:val="20"/>
      <w:szCs w:val="20"/>
    </w:rPr>
  </w:style>
  <w:style w:type="paragraph" w:styleId="TOC4">
    <w:name w:val="toc 4"/>
    <w:basedOn w:val="Normal"/>
    <w:next w:val="Normal"/>
    <w:autoRedefine/>
    <w:uiPriority w:val="39"/>
    <w:unhideWhenUsed/>
    <w:rsid w:val="00CB3D62"/>
    <w:pPr>
      <w:ind w:left="720"/>
    </w:pPr>
    <w:rPr>
      <w:rFonts w:asciiTheme="minorHAnsi" w:hAnsiTheme="minorHAnsi"/>
      <w:sz w:val="20"/>
      <w:szCs w:val="20"/>
    </w:rPr>
  </w:style>
  <w:style w:type="paragraph" w:styleId="TOC5">
    <w:name w:val="toc 5"/>
    <w:basedOn w:val="Normal"/>
    <w:next w:val="Normal"/>
    <w:autoRedefine/>
    <w:uiPriority w:val="39"/>
    <w:unhideWhenUsed/>
    <w:rsid w:val="00CB3D62"/>
    <w:pPr>
      <w:ind w:left="960"/>
    </w:pPr>
    <w:rPr>
      <w:rFonts w:asciiTheme="minorHAnsi" w:hAnsiTheme="minorHAnsi"/>
      <w:sz w:val="20"/>
      <w:szCs w:val="20"/>
    </w:rPr>
  </w:style>
  <w:style w:type="paragraph" w:styleId="TOC6">
    <w:name w:val="toc 6"/>
    <w:basedOn w:val="Normal"/>
    <w:next w:val="Normal"/>
    <w:autoRedefine/>
    <w:uiPriority w:val="39"/>
    <w:unhideWhenUsed/>
    <w:rsid w:val="00CB3D62"/>
    <w:pPr>
      <w:ind w:left="1200"/>
    </w:pPr>
    <w:rPr>
      <w:rFonts w:asciiTheme="minorHAnsi" w:hAnsiTheme="minorHAnsi"/>
      <w:sz w:val="20"/>
      <w:szCs w:val="20"/>
    </w:rPr>
  </w:style>
  <w:style w:type="paragraph" w:styleId="TOC7">
    <w:name w:val="toc 7"/>
    <w:basedOn w:val="Normal"/>
    <w:next w:val="Normal"/>
    <w:autoRedefine/>
    <w:uiPriority w:val="39"/>
    <w:unhideWhenUsed/>
    <w:rsid w:val="00CB3D62"/>
    <w:pPr>
      <w:ind w:left="1440"/>
    </w:pPr>
    <w:rPr>
      <w:rFonts w:asciiTheme="minorHAnsi" w:hAnsiTheme="minorHAnsi"/>
      <w:sz w:val="20"/>
      <w:szCs w:val="20"/>
    </w:rPr>
  </w:style>
  <w:style w:type="paragraph" w:styleId="TOC8">
    <w:name w:val="toc 8"/>
    <w:basedOn w:val="Normal"/>
    <w:next w:val="Normal"/>
    <w:autoRedefine/>
    <w:uiPriority w:val="39"/>
    <w:unhideWhenUsed/>
    <w:rsid w:val="00CB3D62"/>
    <w:pPr>
      <w:ind w:left="1680"/>
    </w:pPr>
    <w:rPr>
      <w:rFonts w:asciiTheme="minorHAnsi" w:hAnsiTheme="minorHAnsi"/>
      <w:sz w:val="20"/>
      <w:szCs w:val="20"/>
    </w:rPr>
  </w:style>
  <w:style w:type="paragraph" w:styleId="TOC9">
    <w:name w:val="toc 9"/>
    <w:basedOn w:val="Normal"/>
    <w:next w:val="Normal"/>
    <w:autoRedefine/>
    <w:uiPriority w:val="39"/>
    <w:unhideWhenUsed/>
    <w:rsid w:val="00CB3D62"/>
    <w:pPr>
      <w:ind w:left="1920"/>
    </w:pPr>
    <w:rPr>
      <w:rFonts w:asciiTheme="minorHAnsi" w:hAnsiTheme="minorHAnsi"/>
      <w:sz w:val="20"/>
      <w:szCs w:val="20"/>
    </w:rPr>
  </w:style>
  <w:style w:type="character" w:styleId="UnresolvedMention">
    <w:name w:val="Unresolved Mention"/>
    <w:basedOn w:val="DefaultParagraphFont"/>
    <w:uiPriority w:val="99"/>
    <w:semiHidden/>
    <w:unhideWhenUsed/>
    <w:rsid w:val="00CB3D62"/>
    <w:rPr>
      <w:color w:val="605E5C"/>
      <w:shd w:val="clear" w:color="auto" w:fill="E1DFDD"/>
    </w:rPr>
  </w:style>
  <w:style w:type="paragraph" w:styleId="NormalWeb">
    <w:name w:val="Normal (Web)"/>
    <w:basedOn w:val="Normal"/>
    <w:uiPriority w:val="99"/>
    <w:semiHidden/>
    <w:unhideWhenUsed/>
    <w:rsid w:val="00EA7617"/>
    <w:pPr>
      <w:suppressAutoHyphens w:val="0"/>
      <w:spacing w:before="100" w:beforeAutospacing="1" w:after="100" w:afterAutospacing="1" w:line="240" w:lineRule="auto"/>
      <w:ind w:leftChars="0" w:left="0" w:firstLineChars="0" w:firstLine="0"/>
      <w:textDirection w:val="lrTb"/>
      <w:textAlignment w:val="auto"/>
      <w:outlineLvl w:val="9"/>
    </w:pPr>
    <w:rPr>
      <w:rFonts w:ascii="Times New Roman" w:eastAsia="Times New Roman" w:hAnsi="Times New Roman" w:cs="Times New Roman"/>
      <w:position w:val="0"/>
      <w:lang w:val="en-AZ"/>
    </w:rPr>
  </w:style>
  <w:style w:type="paragraph" w:styleId="Revision">
    <w:name w:val="Revision"/>
    <w:hidden/>
    <w:uiPriority w:val="99"/>
    <w:semiHidden/>
    <w:rsid w:val="00996C59"/>
    <w:rPr>
      <w:position w:val="-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31084">
      <w:bodyDiv w:val="1"/>
      <w:marLeft w:val="0"/>
      <w:marRight w:val="0"/>
      <w:marTop w:val="0"/>
      <w:marBottom w:val="0"/>
      <w:divBdr>
        <w:top w:val="none" w:sz="0" w:space="0" w:color="auto"/>
        <w:left w:val="none" w:sz="0" w:space="0" w:color="auto"/>
        <w:bottom w:val="none" w:sz="0" w:space="0" w:color="auto"/>
        <w:right w:val="none" w:sz="0" w:space="0" w:color="auto"/>
      </w:divBdr>
    </w:div>
    <w:div w:id="1222669070">
      <w:bodyDiv w:val="1"/>
      <w:marLeft w:val="0"/>
      <w:marRight w:val="0"/>
      <w:marTop w:val="0"/>
      <w:marBottom w:val="0"/>
      <w:divBdr>
        <w:top w:val="none" w:sz="0" w:space="0" w:color="auto"/>
        <w:left w:val="none" w:sz="0" w:space="0" w:color="auto"/>
        <w:bottom w:val="none" w:sz="0" w:space="0" w:color="auto"/>
        <w:right w:val="none" w:sz="0" w:space="0" w:color="auto"/>
      </w:divBdr>
    </w:div>
    <w:div w:id="1688867502">
      <w:bodyDiv w:val="1"/>
      <w:marLeft w:val="0"/>
      <w:marRight w:val="0"/>
      <w:marTop w:val="0"/>
      <w:marBottom w:val="0"/>
      <w:divBdr>
        <w:top w:val="none" w:sz="0" w:space="0" w:color="auto"/>
        <w:left w:val="none" w:sz="0" w:space="0" w:color="auto"/>
        <w:bottom w:val="none" w:sz="0" w:space="0" w:color="auto"/>
        <w:right w:val="none" w:sz="0" w:space="0" w:color="auto"/>
      </w:divBdr>
    </w:div>
    <w:div w:id="17158119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4.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3.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iNp+bw/3TjcmK6QZRg4OnORmE/g==">AMUW2mWGeZQ1Fm6uOVY9vcei3qHpLYg9R+fi42w1vDt+gTAYgZwwHksF+Yhzcwad63ymSmPxZQT/inWDXkh1+Cn0nznqEp3bUsjDQph11UzonrJwstyl16lCKVDnEGSOR7M3B711ec76LWxlMu92yNyTzQBx+tMWpGpB6StzBLJhTy+oaAPPkPxDLHDY/uS66K+KeT0NacZnWIHSj6hjAbv+F99qhutZWckO+7HbxHVWHLw7eDnWyC5kos+fYXLu0aJjAyu3eUWo9ndTh8gjTP8S7KhEYdPwmbm0h1qvoPE2R04Y+DjF69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ACFB190-2F3F-4A43-9DAD-5E7549BA3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22</Pages>
  <Words>5706</Words>
  <Characters>32528</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Leylakhanim Zeynalova</dc:creator>
  <cp:lastModifiedBy>Faraz Bagher Nezhad Ghazijahani</cp:lastModifiedBy>
  <cp:revision>24</cp:revision>
  <dcterms:created xsi:type="dcterms:W3CDTF">2022-03-02T04:25:00Z</dcterms:created>
  <dcterms:modified xsi:type="dcterms:W3CDTF">2023-04-23T14:09:00Z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48793ceb243872eec83314dd7830aae894b43fc08cd4f72a8df09e547a3af7e1</vt:lpwstr>
  </property>
</Properties>
</file>